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4A0" w:firstRow="1" w:lastRow="0" w:firstColumn="1" w:lastColumn="0" w:noHBand="0" w:noVBand="1"/>
      </w:tblPr>
      <w:tblGrid>
        <w:gridCol w:w="2409"/>
        <w:gridCol w:w="1101"/>
        <w:gridCol w:w="2268"/>
        <w:gridCol w:w="690"/>
        <w:gridCol w:w="600"/>
        <w:gridCol w:w="720"/>
        <w:gridCol w:w="1021"/>
      </w:tblGrid>
      <w:tr w:rsidR="009E52B9" w:rsidTr="009E52B9">
        <w:trPr>
          <w:cantSplit/>
          <w:trHeight w:val="465"/>
        </w:trPr>
        <w:tc>
          <w:tcPr>
            <w:tcW w:w="2409" w:type="dxa"/>
            <w:vMerge w:val="restart"/>
            <w:tcBorders>
              <w:top w:val="double" w:sz="6" w:space="0" w:color="auto"/>
              <w:left w:val="double" w:sz="6" w:space="0" w:color="auto"/>
              <w:bottom w:val="double" w:sz="6" w:space="0" w:color="auto"/>
              <w:right w:val="single" w:sz="6" w:space="0" w:color="auto"/>
            </w:tcBorders>
            <w:vAlign w:val="center"/>
            <w:hideMark/>
          </w:tcPr>
          <w:p w:rsidR="009E52B9" w:rsidRDefault="009E52B9" w:rsidP="00273C1E">
            <w:pPr>
              <w:jc w:val="center"/>
              <w:rPr>
                <w:rFonts w:ascii="宋体"/>
                <w:b/>
              </w:rPr>
            </w:pPr>
            <w:r>
              <w:rPr>
                <w:rFonts w:ascii="宋体" w:hint="eastAsia"/>
                <w:b/>
              </w:rPr>
              <w:t>北京邮电大学软件学院</w:t>
            </w:r>
          </w:p>
        </w:tc>
        <w:tc>
          <w:tcPr>
            <w:tcW w:w="1101" w:type="dxa"/>
            <w:tcBorders>
              <w:top w:val="double" w:sz="6" w:space="0" w:color="auto"/>
              <w:left w:val="single" w:sz="6" w:space="0" w:color="auto"/>
              <w:bottom w:val="single" w:sz="6" w:space="0" w:color="auto"/>
              <w:right w:val="single" w:sz="6" w:space="0" w:color="auto"/>
            </w:tcBorders>
            <w:vAlign w:val="center"/>
            <w:hideMark/>
          </w:tcPr>
          <w:p w:rsidR="009E52B9" w:rsidRDefault="009E52B9" w:rsidP="00273C1E">
            <w:pPr>
              <w:jc w:val="center"/>
              <w:rPr>
                <w:b/>
              </w:rPr>
            </w:pPr>
            <w:r>
              <w:rPr>
                <w:rFonts w:hint="eastAsia"/>
                <w:b/>
              </w:rPr>
              <w:t>文档编号</w:t>
            </w:r>
          </w:p>
        </w:tc>
        <w:tc>
          <w:tcPr>
            <w:tcW w:w="2268" w:type="dxa"/>
            <w:tcBorders>
              <w:top w:val="double" w:sz="6" w:space="0" w:color="auto"/>
              <w:left w:val="single" w:sz="6" w:space="0" w:color="auto"/>
              <w:bottom w:val="single" w:sz="6" w:space="0" w:color="auto"/>
              <w:right w:val="single" w:sz="6" w:space="0" w:color="auto"/>
            </w:tcBorders>
            <w:vAlign w:val="center"/>
            <w:hideMark/>
          </w:tcPr>
          <w:p w:rsidR="009E52B9" w:rsidRDefault="00277AA5" w:rsidP="00273C1E">
            <w:pPr>
              <w:pStyle w:val="a7"/>
              <w:rPr>
                <w:kern w:val="2"/>
                <w:szCs w:val="21"/>
              </w:rPr>
            </w:pPr>
            <w:r>
              <w:t>TDIPS</w:t>
            </w:r>
            <w:r>
              <w:rPr>
                <w:rFonts w:hint="eastAsia"/>
              </w:rPr>
              <w:t>-</w:t>
            </w:r>
            <w:r>
              <w:rPr>
                <w:rFonts w:hint="eastAsia"/>
                <w:kern w:val="2"/>
                <w:szCs w:val="21"/>
              </w:rPr>
              <w:t>8</w:t>
            </w:r>
          </w:p>
        </w:tc>
        <w:tc>
          <w:tcPr>
            <w:tcW w:w="690" w:type="dxa"/>
            <w:tcBorders>
              <w:top w:val="double" w:sz="6" w:space="0" w:color="auto"/>
              <w:left w:val="single" w:sz="6" w:space="0" w:color="auto"/>
              <w:bottom w:val="single" w:sz="6" w:space="0" w:color="auto"/>
              <w:right w:val="single" w:sz="6" w:space="0" w:color="auto"/>
            </w:tcBorders>
            <w:vAlign w:val="center"/>
            <w:hideMark/>
          </w:tcPr>
          <w:p w:rsidR="009E52B9" w:rsidRDefault="009E52B9" w:rsidP="00273C1E">
            <w:pPr>
              <w:jc w:val="center"/>
              <w:rPr>
                <w:b/>
              </w:rPr>
            </w:pPr>
            <w:r>
              <w:rPr>
                <w:rFonts w:hint="eastAsia"/>
                <w:b/>
              </w:rPr>
              <w:t>版本</w:t>
            </w:r>
          </w:p>
        </w:tc>
        <w:tc>
          <w:tcPr>
            <w:tcW w:w="600" w:type="dxa"/>
            <w:tcBorders>
              <w:top w:val="double" w:sz="6" w:space="0" w:color="auto"/>
              <w:left w:val="single" w:sz="6" w:space="0" w:color="auto"/>
              <w:bottom w:val="single" w:sz="6" w:space="0" w:color="auto"/>
              <w:right w:val="single" w:sz="6" w:space="0" w:color="auto"/>
            </w:tcBorders>
            <w:vAlign w:val="center"/>
            <w:hideMark/>
          </w:tcPr>
          <w:p w:rsidR="009E52B9" w:rsidRDefault="00277AA5" w:rsidP="00273C1E">
            <w:pPr>
              <w:pStyle w:val="a7"/>
              <w:rPr>
                <w:bCs w:val="0"/>
                <w:kern w:val="2"/>
                <w:szCs w:val="21"/>
              </w:rPr>
            </w:pPr>
            <w:r>
              <w:rPr>
                <w:rFonts w:hint="eastAsia"/>
                <w:bCs w:val="0"/>
                <w:kern w:val="2"/>
                <w:szCs w:val="21"/>
              </w:rPr>
              <w:t>4</w:t>
            </w:r>
            <w:r w:rsidR="009E52B9">
              <w:rPr>
                <w:bCs w:val="0"/>
                <w:kern w:val="2"/>
                <w:szCs w:val="21"/>
              </w:rPr>
              <w:t>.0</w:t>
            </w:r>
          </w:p>
        </w:tc>
        <w:tc>
          <w:tcPr>
            <w:tcW w:w="720" w:type="dxa"/>
            <w:tcBorders>
              <w:top w:val="double" w:sz="6" w:space="0" w:color="auto"/>
              <w:left w:val="single" w:sz="6" w:space="0" w:color="auto"/>
              <w:bottom w:val="single" w:sz="6" w:space="0" w:color="auto"/>
              <w:right w:val="single" w:sz="6" w:space="0" w:color="auto"/>
            </w:tcBorders>
            <w:vAlign w:val="center"/>
            <w:hideMark/>
          </w:tcPr>
          <w:p w:rsidR="009E52B9" w:rsidRDefault="009E52B9" w:rsidP="00273C1E">
            <w:pPr>
              <w:pStyle w:val="a7"/>
              <w:rPr>
                <w:bCs w:val="0"/>
                <w:kern w:val="2"/>
              </w:rPr>
            </w:pPr>
            <w:r>
              <w:rPr>
                <w:rFonts w:hint="eastAsia"/>
                <w:b/>
                <w:kern w:val="2"/>
              </w:rPr>
              <w:t>密级</w:t>
            </w:r>
          </w:p>
        </w:tc>
        <w:tc>
          <w:tcPr>
            <w:tcW w:w="1021" w:type="dxa"/>
            <w:tcBorders>
              <w:top w:val="double" w:sz="6" w:space="0" w:color="auto"/>
              <w:left w:val="single" w:sz="6" w:space="0" w:color="auto"/>
              <w:bottom w:val="single" w:sz="6" w:space="0" w:color="auto"/>
              <w:right w:val="double" w:sz="6" w:space="0" w:color="auto"/>
            </w:tcBorders>
            <w:vAlign w:val="center"/>
            <w:hideMark/>
          </w:tcPr>
          <w:p w:rsidR="009E52B9" w:rsidRDefault="009E52B9" w:rsidP="00273C1E">
            <w:pPr>
              <w:pStyle w:val="a7"/>
              <w:rPr>
                <w:bCs w:val="0"/>
                <w:kern w:val="2"/>
                <w:szCs w:val="21"/>
              </w:rPr>
            </w:pPr>
            <w:r>
              <w:rPr>
                <w:rFonts w:hint="eastAsia"/>
                <w:bCs w:val="0"/>
                <w:kern w:val="2"/>
                <w:szCs w:val="21"/>
              </w:rPr>
              <w:t>商密</w:t>
            </w:r>
            <w:r>
              <w:rPr>
                <w:bCs w:val="0"/>
                <w:kern w:val="2"/>
                <w:szCs w:val="21"/>
              </w:rPr>
              <w:t>A</w:t>
            </w:r>
          </w:p>
        </w:tc>
      </w:tr>
      <w:tr w:rsidR="009E52B9" w:rsidTr="009E52B9">
        <w:trPr>
          <w:cantSplit/>
          <w:trHeight w:val="465"/>
        </w:trPr>
        <w:tc>
          <w:tcPr>
            <w:tcW w:w="2409" w:type="dxa"/>
            <w:vMerge/>
            <w:tcBorders>
              <w:top w:val="double" w:sz="6" w:space="0" w:color="auto"/>
              <w:left w:val="double" w:sz="6" w:space="0" w:color="auto"/>
              <w:bottom w:val="double" w:sz="6" w:space="0" w:color="auto"/>
              <w:right w:val="single" w:sz="6" w:space="0" w:color="auto"/>
            </w:tcBorders>
            <w:vAlign w:val="center"/>
            <w:hideMark/>
          </w:tcPr>
          <w:p w:rsidR="009E52B9" w:rsidRDefault="009E52B9" w:rsidP="00273C1E">
            <w:pPr>
              <w:widowControl/>
              <w:jc w:val="left"/>
              <w:rPr>
                <w:rFonts w:ascii="宋体"/>
                <w:b/>
              </w:rPr>
            </w:pPr>
          </w:p>
        </w:tc>
        <w:tc>
          <w:tcPr>
            <w:tcW w:w="1101" w:type="dxa"/>
            <w:tcBorders>
              <w:top w:val="single" w:sz="6" w:space="0" w:color="auto"/>
              <w:left w:val="single" w:sz="6" w:space="0" w:color="auto"/>
              <w:bottom w:val="single" w:sz="6" w:space="0" w:color="auto"/>
              <w:right w:val="single" w:sz="6" w:space="0" w:color="auto"/>
            </w:tcBorders>
            <w:vAlign w:val="center"/>
            <w:hideMark/>
          </w:tcPr>
          <w:p w:rsidR="009E52B9" w:rsidRDefault="009E52B9" w:rsidP="00273C1E">
            <w:pPr>
              <w:jc w:val="center"/>
              <w:rPr>
                <w:b/>
              </w:rPr>
            </w:pPr>
            <w:r>
              <w:rPr>
                <w:rFonts w:hint="eastAsia"/>
                <w:b/>
              </w:rPr>
              <w:t>项目名称</w:t>
            </w:r>
          </w:p>
        </w:tc>
        <w:tc>
          <w:tcPr>
            <w:tcW w:w="5299" w:type="dxa"/>
            <w:gridSpan w:val="5"/>
            <w:tcBorders>
              <w:top w:val="single" w:sz="6" w:space="0" w:color="auto"/>
              <w:left w:val="single" w:sz="6" w:space="0" w:color="auto"/>
              <w:bottom w:val="single" w:sz="6" w:space="0" w:color="auto"/>
              <w:right w:val="double" w:sz="6" w:space="0" w:color="auto"/>
            </w:tcBorders>
            <w:vAlign w:val="center"/>
            <w:hideMark/>
          </w:tcPr>
          <w:p w:rsidR="009E52B9" w:rsidRDefault="009E52B9" w:rsidP="00273C1E">
            <w:pPr>
              <w:pStyle w:val="a8"/>
              <w:pBdr>
                <w:bottom w:val="none" w:sz="0" w:space="0" w:color="auto"/>
              </w:pBdr>
              <w:spacing w:line="360" w:lineRule="auto"/>
              <w:jc w:val="center"/>
              <w:rPr>
                <w:rFonts w:ascii="宋体" w:hAnsi="宋体"/>
                <w:b/>
                <w:bCs/>
                <w:kern w:val="2"/>
                <w:sz w:val="28"/>
                <w:szCs w:val="28"/>
              </w:rPr>
            </w:pPr>
            <w:r>
              <w:rPr>
                <w:rFonts w:hint="eastAsia"/>
                <w:b/>
                <w:kern w:val="2"/>
                <w:sz w:val="30"/>
                <w:szCs w:val="30"/>
                <w:lang w:val="en-GB"/>
              </w:rPr>
              <w:t>文本数据智能处理系统</w:t>
            </w:r>
          </w:p>
        </w:tc>
      </w:tr>
      <w:tr w:rsidR="009E52B9" w:rsidTr="009E52B9">
        <w:trPr>
          <w:cantSplit/>
          <w:trHeight w:val="465"/>
        </w:trPr>
        <w:tc>
          <w:tcPr>
            <w:tcW w:w="2409" w:type="dxa"/>
            <w:vMerge/>
            <w:tcBorders>
              <w:top w:val="double" w:sz="6" w:space="0" w:color="auto"/>
              <w:left w:val="double" w:sz="6" w:space="0" w:color="auto"/>
              <w:bottom w:val="double" w:sz="6" w:space="0" w:color="auto"/>
              <w:right w:val="single" w:sz="6" w:space="0" w:color="auto"/>
            </w:tcBorders>
            <w:vAlign w:val="center"/>
            <w:hideMark/>
          </w:tcPr>
          <w:p w:rsidR="009E52B9" w:rsidRDefault="009E52B9" w:rsidP="00273C1E">
            <w:pPr>
              <w:widowControl/>
              <w:jc w:val="left"/>
              <w:rPr>
                <w:rFonts w:ascii="宋体"/>
                <w:b/>
              </w:rPr>
            </w:pPr>
          </w:p>
        </w:tc>
        <w:tc>
          <w:tcPr>
            <w:tcW w:w="1101" w:type="dxa"/>
            <w:tcBorders>
              <w:top w:val="single" w:sz="6" w:space="0" w:color="auto"/>
              <w:left w:val="single" w:sz="6" w:space="0" w:color="auto"/>
              <w:bottom w:val="double" w:sz="6" w:space="0" w:color="auto"/>
              <w:right w:val="single" w:sz="6" w:space="0" w:color="auto"/>
            </w:tcBorders>
            <w:vAlign w:val="center"/>
            <w:hideMark/>
          </w:tcPr>
          <w:p w:rsidR="009E52B9" w:rsidRDefault="009E52B9" w:rsidP="00273C1E">
            <w:pPr>
              <w:jc w:val="center"/>
              <w:rPr>
                <w:b/>
              </w:rPr>
            </w:pPr>
            <w:r>
              <w:rPr>
                <w:rFonts w:hint="eastAsia"/>
                <w:b/>
              </w:rPr>
              <w:t>项目来源</w:t>
            </w:r>
          </w:p>
        </w:tc>
        <w:tc>
          <w:tcPr>
            <w:tcW w:w="5299" w:type="dxa"/>
            <w:gridSpan w:val="5"/>
            <w:tcBorders>
              <w:top w:val="single" w:sz="6" w:space="0" w:color="auto"/>
              <w:left w:val="single" w:sz="6" w:space="0" w:color="auto"/>
              <w:bottom w:val="double" w:sz="6" w:space="0" w:color="auto"/>
              <w:right w:val="double" w:sz="6" w:space="0" w:color="auto"/>
            </w:tcBorders>
            <w:vAlign w:val="center"/>
          </w:tcPr>
          <w:p w:rsidR="009E52B9" w:rsidRDefault="009E52B9" w:rsidP="00273C1E">
            <w:pPr>
              <w:pStyle w:val="a8"/>
              <w:pBdr>
                <w:bottom w:val="none" w:sz="0" w:space="0" w:color="auto"/>
              </w:pBdr>
              <w:spacing w:line="360" w:lineRule="auto"/>
              <w:jc w:val="center"/>
              <w:rPr>
                <w:bCs/>
                <w:kern w:val="2"/>
              </w:rPr>
            </w:pPr>
          </w:p>
        </w:tc>
      </w:tr>
    </w:tbl>
    <w:p w:rsidR="009E52B9" w:rsidRDefault="009E52B9" w:rsidP="00273C1E">
      <w:pPr>
        <w:pStyle w:val="a6"/>
        <w:ind w:firstLineChars="0" w:firstLine="0"/>
      </w:pPr>
    </w:p>
    <w:p w:rsidR="009E52B9" w:rsidRDefault="009E52B9" w:rsidP="00273C1E">
      <w:pPr>
        <w:pStyle w:val="a6"/>
        <w:ind w:firstLineChars="0" w:firstLine="0"/>
      </w:pPr>
    </w:p>
    <w:p w:rsidR="009E52B9" w:rsidRDefault="009E52B9" w:rsidP="00273C1E">
      <w:pPr>
        <w:pStyle w:val="a6"/>
        <w:ind w:firstLineChars="0" w:firstLine="0"/>
      </w:pPr>
    </w:p>
    <w:p w:rsidR="009E52B9" w:rsidRDefault="009E52B9" w:rsidP="00273C1E">
      <w:pPr>
        <w:jc w:val="center"/>
        <w:rPr>
          <w:rFonts w:ascii="黑体" w:eastAsia="黑体"/>
          <w:b/>
          <w:sz w:val="44"/>
          <w:szCs w:val="44"/>
        </w:rPr>
      </w:pPr>
      <w:bookmarkStart w:id="0" w:name="_Toc250966274"/>
      <w:bookmarkStart w:id="1" w:name="_Toc213555685"/>
      <w:r>
        <w:rPr>
          <w:rFonts w:ascii="黑体" w:eastAsia="黑体" w:hint="eastAsia"/>
          <w:b/>
          <w:sz w:val="44"/>
          <w:szCs w:val="44"/>
        </w:rPr>
        <w:t>文本数据智能处理系统</w:t>
      </w:r>
      <w:bookmarkEnd w:id="0"/>
      <w:bookmarkEnd w:id="1"/>
    </w:p>
    <w:p w:rsidR="009E52B9" w:rsidRDefault="009E52B9" w:rsidP="00273C1E">
      <w:pPr>
        <w:jc w:val="center"/>
        <w:rPr>
          <w:rFonts w:ascii="黑体" w:eastAsia="黑体"/>
          <w:b/>
          <w:sz w:val="44"/>
          <w:szCs w:val="44"/>
        </w:rPr>
      </w:pPr>
      <w:r>
        <w:rPr>
          <w:rFonts w:ascii="黑体" w:eastAsia="黑体" w:hint="eastAsia"/>
          <w:b/>
          <w:sz w:val="44"/>
          <w:szCs w:val="44"/>
        </w:rPr>
        <w:t>软件用户使用手册</w:t>
      </w:r>
    </w:p>
    <w:p w:rsidR="009E52B9" w:rsidRDefault="00E02FB9" w:rsidP="00273C1E">
      <w:pPr>
        <w:overflowPunct w:val="0"/>
        <w:autoSpaceDE w:val="0"/>
        <w:autoSpaceDN w:val="0"/>
        <w:jc w:val="center"/>
        <w:rPr>
          <w:rFonts w:ascii="黑体"/>
          <w:bCs/>
        </w:rPr>
      </w:pPr>
      <w:r>
        <w:rPr>
          <w:rFonts w:ascii="黑体" w:hint="eastAsia"/>
          <w:bCs/>
        </w:rPr>
        <w:t xml:space="preserve"> </w:t>
      </w:r>
      <w:r w:rsidR="009E52B9">
        <w:rPr>
          <w:rFonts w:ascii="黑体" w:hint="eastAsia"/>
          <w:bCs/>
        </w:rPr>
        <w:t>(</w:t>
      </w:r>
      <w:r w:rsidR="009E52B9">
        <w:rPr>
          <w:rFonts w:ascii="黑体" w:hint="eastAsia"/>
          <w:bCs/>
        </w:rPr>
        <w:t>内部资料请勿外传</w:t>
      </w:r>
      <w:r w:rsidR="009E52B9">
        <w:rPr>
          <w:rFonts w:ascii="黑体" w:hint="eastAsia"/>
          <w:bCs/>
        </w:rPr>
        <w:t>)</w:t>
      </w:r>
    </w:p>
    <w:p w:rsidR="009E52B9" w:rsidRDefault="009E52B9" w:rsidP="00273C1E"/>
    <w:tbl>
      <w:tblPr>
        <w:tblW w:w="0" w:type="auto"/>
        <w:jc w:val="center"/>
        <w:tblLook w:val="04A0" w:firstRow="1" w:lastRow="0" w:firstColumn="1" w:lastColumn="0" w:noHBand="0" w:noVBand="1"/>
      </w:tblPr>
      <w:tblGrid>
        <w:gridCol w:w="1668"/>
        <w:gridCol w:w="2482"/>
        <w:gridCol w:w="960"/>
        <w:gridCol w:w="2160"/>
      </w:tblGrid>
      <w:tr w:rsidR="009E52B9" w:rsidTr="009E52B9">
        <w:trPr>
          <w:trHeight w:val="420"/>
          <w:jc w:val="center"/>
        </w:trPr>
        <w:tc>
          <w:tcPr>
            <w:tcW w:w="1668" w:type="dxa"/>
            <w:vAlign w:val="center"/>
            <w:hideMark/>
          </w:tcPr>
          <w:p w:rsidR="009E52B9" w:rsidRDefault="009E52B9" w:rsidP="00E02FB9">
            <w:pPr>
              <w:jc w:val="center"/>
            </w:pPr>
            <w:r>
              <w:rPr>
                <w:rFonts w:hint="eastAsia"/>
                <w:b/>
              </w:rPr>
              <w:t>编写：</w:t>
            </w:r>
          </w:p>
        </w:tc>
        <w:tc>
          <w:tcPr>
            <w:tcW w:w="2482" w:type="dxa"/>
            <w:tcBorders>
              <w:top w:val="nil"/>
              <w:left w:val="nil"/>
              <w:bottom w:val="single" w:sz="4" w:space="0" w:color="auto"/>
              <w:right w:val="nil"/>
            </w:tcBorders>
            <w:vAlign w:val="center"/>
            <w:hideMark/>
          </w:tcPr>
          <w:p w:rsidR="009E52B9" w:rsidRDefault="003F5C82" w:rsidP="00E02FB9">
            <w:pPr>
              <w:widowControl/>
              <w:jc w:val="center"/>
              <w:rPr>
                <w:rFonts w:asciiTheme="minorHAnsi" w:hAnsiTheme="minorHAnsi" w:cstheme="minorBidi"/>
                <w:szCs w:val="22"/>
              </w:rPr>
            </w:pPr>
            <w:r>
              <w:rPr>
                <w:rFonts w:asciiTheme="minorHAnsi" w:hAnsiTheme="minorHAnsi" w:cstheme="minorBidi" w:hint="eastAsia"/>
                <w:szCs w:val="22"/>
              </w:rPr>
              <w:t>刘凡凡</w:t>
            </w:r>
            <w:r>
              <w:rPr>
                <w:rFonts w:asciiTheme="minorHAnsi" w:hAnsiTheme="minorHAnsi" w:cstheme="minorBidi" w:hint="eastAsia"/>
                <w:szCs w:val="22"/>
              </w:rPr>
              <w:t xml:space="preserve"> </w:t>
            </w:r>
            <w:r>
              <w:rPr>
                <w:rFonts w:asciiTheme="minorHAnsi" w:hAnsiTheme="minorHAnsi" w:cstheme="minorBidi" w:hint="eastAsia"/>
                <w:szCs w:val="22"/>
              </w:rPr>
              <w:t>林哲</w:t>
            </w:r>
          </w:p>
          <w:p w:rsidR="003F5C82" w:rsidRDefault="003F5C82" w:rsidP="00E02FB9">
            <w:pPr>
              <w:widowControl/>
              <w:jc w:val="center"/>
              <w:rPr>
                <w:rFonts w:asciiTheme="minorHAnsi" w:hAnsiTheme="minorHAnsi" w:cstheme="minorBidi"/>
                <w:szCs w:val="22"/>
              </w:rPr>
            </w:pPr>
            <w:r>
              <w:rPr>
                <w:rFonts w:asciiTheme="minorHAnsi" w:hAnsiTheme="minorHAnsi" w:cstheme="minorBidi" w:hint="eastAsia"/>
                <w:szCs w:val="22"/>
              </w:rPr>
              <w:t>吴晓吟</w:t>
            </w:r>
            <w:r>
              <w:rPr>
                <w:rFonts w:asciiTheme="minorHAnsi" w:hAnsiTheme="minorHAnsi" w:cstheme="minorBidi" w:hint="eastAsia"/>
                <w:szCs w:val="22"/>
              </w:rPr>
              <w:t xml:space="preserve"> </w:t>
            </w:r>
            <w:r>
              <w:rPr>
                <w:rFonts w:asciiTheme="minorHAnsi" w:hAnsiTheme="minorHAnsi" w:cstheme="minorBidi" w:hint="eastAsia"/>
                <w:szCs w:val="22"/>
              </w:rPr>
              <w:t>孙华枭</w:t>
            </w:r>
          </w:p>
        </w:tc>
        <w:tc>
          <w:tcPr>
            <w:tcW w:w="960" w:type="dxa"/>
            <w:vAlign w:val="center"/>
            <w:hideMark/>
          </w:tcPr>
          <w:p w:rsidR="009E52B9" w:rsidRDefault="009E52B9" w:rsidP="00E02FB9">
            <w:pPr>
              <w:jc w:val="center"/>
            </w:pPr>
            <w:r>
              <w:rPr>
                <w:rFonts w:hint="eastAsia"/>
                <w:b/>
              </w:rPr>
              <w:t>日期：</w:t>
            </w:r>
          </w:p>
        </w:tc>
        <w:tc>
          <w:tcPr>
            <w:tcW w:w="2160" w:type="dxa"/>
            <w:tcBorders>
              <w:top w:val="nil"/>
              <w:left w:val="nil"/>
              <w:bottom w:val="single" w:sz="4" w:space="0" w:color="auto"/>
              <w:right w:val="nil"/>
            </w:tcBorders>
            <w:vAlign w:val="center"/>
          </w:tcPr>
          <w:p w:rsidR="009E52B9" w:rsidRDefault="003F5C82" w:rsidP="00A6573B">
            <w:pPr>
              <w:jc w:val="center"/>
            </w:pPr>
            <w:r>
              <w:rPr>
                <w:rFonts w:hint="eastAsia"/>
              </w:rPr>
              <w:t>2011-4-11</w:t>
            </w:r>
          </w:p>
        </w:tc>
      </w:tr>
      <w:tr w:rsidR="009E52B9" w:rsidTr="009E52B9">
        <w:trPr>
          <w:trHeight w:val="420"/>
          <w:jc w:val="center"/>
        </w:trPr>
        <w:tc>
          <w:tcPr>
            <w:tcW w:w="1668" w:type="dxa"/>
            <w:vAlign w:val="center"/>
            <w:hideMark/>
          </w:tcPr>
          <w:p w:rsidR="009E52B9" w:rsidRDefault="009E52B9" w:rsidP="00E02FB9">
            <w:pPr>
              <w:wordWrap w:val="0"/>
              <w:jc w:val="center"/>
            </w:pPr>
            <w:r>
              <w:rPr>
                <w:rFonts w:hint="eastAsia"/>
                <w:b/>
              </w:rPr>
              <w:t>检查：</w:t>
            </w:r>
          </w:p>
        </w:tc>
        <w:tc>
          <w:tcPr>
            <w:tcW w:w="2482" w:type="dxa"/>
            <w:tcBorders>
              <w:top w:val="single" w:sz="4" w:space="0" w:color="auto"/>
              <w:left w:val="nil"/>
              <w:bottom w:val="single" w:sz="4" w:space="0" w:color="auto"/>
              <w:right w:val="nil"/>
            </w:tcBorders>
            <w:vAlign w:val="center"/>
          </w:tcPr>
          <w:p w:rsidR="009E52B9" w:rsidRDefault="003F5C82" w:rsidP="00E02FB9">
            <w:pPr>
              <w:pStyle w:val="a8"/>
              <w:pBdr>
                <w:bottom w:val="none" w:sz="0" w:space="0" w:color="auto"/>
              </w:pBdr>
              <w:spacing w:line="360" w:lineRule="auto"/>
              <w:jc w:val="center"/>
              <w:rPr>
                <w:kern w:val="2"/>
              </w:rPr>
            </w:pPr>
            <w:r>
              <w:rPr>
                <w:rFonts w:hint="eastAsia"/>
                <w:kern w:val="2"/>
              </w:rPr>
              <w:t>任建新</w:t>
            </w:r>
          </w:p>
        </w:tc>
        <w:tc>
          <w:tcPr>
            <w:tcW w:w="960" w:type="dxa"/>
            <w:vAlign w:val="center"/>
            <w:hideMark/>
          </w:tcPr>
          <w:p w:rsidR="009E52B9" w:rsidRDefault="009E52B9" w:rsidP="00E02FB9">
            <w:pPr>
              <w:jc w:val="center"/>
            </w:pPr>
            <w:r>
              <w:rPr>
                <w:rFonts w:hint="eastAsia"/>
                <w:b/>
              </w:rPr>
              <w:t>日期：</w:t>
            </w:r>
          </w:p>
        </w:tc>
        <w:tc>
          <w:tcPr>
            <w:tcW w:w="2160" w:type="dxa"/>
            <w:tcBorders>
              <w:top w:val="single" w:sz="4" w:space="0" w:color="auto"/>
              <w:left w:val="nil"/>
              <w:bottom w:val="single" w:sz="4" w:space="0" w:color="auto"/>
              <w:right w:val="nil"/>
            </w:tcBorders>
            <w:vAlign w:val="center"/>
          </w:tcPr>
          <w:p w:rsidR="009E52B9" w:rsidRDefault="003F5C82" w:rsidP="00E02FB9">
            <w:pPr>
              <w:jc w:val="center"/>
            </w:pPr>
            <w:r>
              <w:rPr>
                <w:rFonts w:hint="eastAsia"/>
              </w:rPr>
              <w:t>2011-4-11</w:t>
            </w:r>
          </w:p>
        </w:tc>
      </w:tr>
      <w:tr w:rsidR="009E52B9" w:rsidTr="009E52B9">
        <w:trPr>
          <w:trHeight w:val="420"/>
          <w:jc w:val="center"/>
        </w:trPr>
        <w:tc>
          <w:tcPr>
            <w:tcW w:w="1668" w:type="dxa"/>
            <w:vAlign w:val="center"/>
            <w:hideMark/>
          </w:tcPr>
          <w:p w:rsidR="009E52B9" w:rsidRDefault="009E52B9" w:rsidP="00E02FB9">
            <w:pPr>
              <w:wordWrap w:val="0"/>
              <w:jc w:val="center"/>
              <w:rPr>
                <w:b/>
              </w:rPr>
            </w:pPr>
            <w:r>
              <w:rPr>
                <w:rFonts w:hint="eastAsia"/>
                <w:b/>
              </w:rPr>
              <w:t>审核：</w:t>
            </w:r>
          </w:p>
        </w:tc>
        <w:tc>
          <w:tcPr>
            <w:tcW w:w="2482" w:type="dxa"/>
            <w:tcBorders>
              <w:top w:val="single" w:sz="4" w:space="0" w:color="auto"/>
              <w:left w:val="nil"/>
              <w:bottom w:val="single" w:sz="4" w:space="0" w:color="auto"/>
              <w:right w:val="nil"/>
            </w:tcBorders>
            <w:vAlign w:val="center"/>
          </w:tcPr>
          <w:p w:rsidR="009E52B9" w:rsidRDefault="003F5C82" w:rsidP="00E02FB9">
            <w:pPr>
              <w:pStyle w:val="a8"/>
              <w:pBdr>
                <w:bottom w:val="none" w:sz="0" w:space="0" w:color="auto"/>
              </w:pBdr>
              <w:spacing w:line="360" w:lineRule="auto"/>
              <w:jc w:val="center"/>
              <w:rPr>
                <w:kern w:val="2"/>
              </w:rPr>
            </w:pPr>
            <w:r>
              <w:rPr>
                <w:rFonts w:hint="eastAsia"/>
                <w:kern w:val="2"/>
              </w:rPr>
              <w:t>吴国仕</w:t>
            </w:r>
          </w:p>
        </w:tc>
        <w:tc>
          <w:tcPr>
            <w:tcW w:w="960" w:type="dxa"/>
            <w:vAlign w:val="center"/>
            <w:hideMark/>
          </w:tcPr>
          <w:p w:rsidR="009E52B9" w:rsidRDefault="009E52B9" w:rsidP="00E02FB9">
            <w:pPr>
              <w:jc w:val="center"/>
            </w:pPr>
            <w:r>
              <w:rPr>
                <w:rFonts w:hint="eastAsia"/>
                <w:b/>
              </w:rPr>
              <w:t>日期：</w:t>
            </w:r>
          </w:p>
        </w:tc>
        <w:tc>
          <w:tcPr>
            <w:tcW w:w="2160" w:type="dxa"/>
            <w:tcBorders>
              <w:top w:val="single" w:sz="4" w:space="0" w:color="auto"/>
              <w:left w:val="nil"/>
              <w:bottom w:val="single" w:sz="4" w:space="0" w:color="auto"/>
              <w:right w:val="nil"/>
            </w:tcBorders>
            <w:vAlign w:val="center"/>
          </w:tcPr>
          <w:p w:rsidR="009E52B9" w:rsidRDefault="003F5C82" w:rsidP="00E02FB9">
            <w:pPr>
              <w:jc w:val="center"/>
            </w:pPr>
            <w:r>
              <w:rPr>
                <w:rFonts w:hint="eastAsia"/>
              </w:rPr>
              <w:t>2011-4-11</w:t>
            </w:r>
          </w:p>
        </w:tc>
      </w:tr>
      <w:tr w:rsidR="009E52B9" w:rsidTr="009E52B9">
        <w:trPr>
          <w:trHeight w:val="420"/>
          <w:jc w:val="center"/>
        </w:trPr>
        <w:tc>
          <w:tcPr>
            <w:tcW w:w="1668" w:type="dxa"/>
            <w:vAlign w:val="center"/>
            <w:hideMark/>
          </w:tcPr>
          <w:p w:rsidR="009E52B9" w:rsidRDefault="009E52B9" w:rsidP="00E02FB9">
            <w:pPr>
              <w:jc w:val="center"/>
            </w:pPr>
            <w:r>
              <w:rPr>
                <w:rFonts w:hint="eastAsia"/>
                <w:b/>
              </w:rPr>
              <w:t>批准：</w:t>
            </w:r>
          </w:p>
        </w:tc>
        <w:tc>
          <w:tcPr>
            <w:tcW w:w="2482" w:type="dxa"/>
            <w:tcBorders>
              <w:top w:val="single" w:sz="4" w:space="0" w:color="auto"/>
              <w:left w:val="nil"/>
              <w:bottom w:val="single" w:sz="4" w:space="0" w:color="auto"/>
              <w:right w:val="nil"/>
            </w:tcBorders>
            <w:vAlign w:val="center"/>
          </w:tcPr>
          <w:p w:rsidR="009E52B9" w:rsidRDefault="009E52B9" w:rsidP="00E02FB9">
            <w:pPr>
              <w:pStyle w:val="a8"/>
              <w:pBdr>
                <w:bottom w:val="none" w:sz="0" w:space="0" w:color="auto"/>
              </w:pBdr>
              <w:spacing w:line="360" w:lineRule="auto"/>
              <w:jc w:val="center"/>
              <w:rPr>
                <w:kern w:val="2"/>
              </w:rPr>
            </w:pPr>
          </w:p>
        </w:tc>
        <w:tc>
          <w:tcPr>
            <w:tcW w:w="960" w:type="dxa"/>
            <w:vAlign w:val="center"/>
            <w:hideMark/>
          </w:tcPr>
          <w:p w:rsidR="009E52B9" w:rsidRDefault="009E52B9" w:rsidP="00E02FB9">
            <w:pPr>
              <w:jc w:val="center"/>
            </w:pPr>
            <w:r>
              <w:rPr>
                <w:rFonts w:hint="eastAsia"/>
                <w:b/>
              </w:rPr>
              <w:t>日期：</w:t>
            </w:r>
          </w:p>
        </w:tc>
        <w:tc>
          <w:tcPr>
            <w:tcW w:w="2160" w:type="dxa"/>
            <w:tcBorders>
              <w:top w:val="single" w:sz="4" w:space="0" w:color="auto"/>
              <w:left w:val="nil"/>
              <w:bottom w:val="single" w:sz="4" w:space="0" w:color="auto"/>
              <w:right w:val="nil"/>
            </w:tcBorders>
            <w:vAlign w:val="center"/>
          </w:tcPr>
          <w:p w:rsidR="009E52B9" w:rsidRDefault="009E52B9" w:rsidP="00E02FB9">
            <w:pPr>
              <w:jc w:val="center"/>
            </w:pPr>
          </w:p>
        </w:tc>
      </w:tr>
    </w:tbl>
    <w:p w:rsidR="009E52B9" w:rsidRDefault="009E52B9" w:rsidP="00273C1E"/>
    <w:p w:rsidR="009E52B9" w:rsidRDefault="009E52B9" w:rsidP="00273C1E"/>
    <w:p w:rsidR="009E52B9" w:rsidRDefault="009E52B9" w:rsidP="00273C1E">
      <w:pPr>
        <w:jc w:val="center"/>
        <w:rPr>
          <w:rFonts w:ascii="宋体"/>
          <w:b/>
        </w:rPr>
      </w:pPr>
      <w:r>
        <w:rPr>
          <w:rFonts w:ascii="宋体" w:hint="eastAsia"/>
          <w:b/>
        </w:rPr>
        <w:t>北京邮电大学软件学院</w:t>
      </w:r>
    </w:p>
    <w:p w:rsidR="009E52B9" w:rsidRDefault="009E52B9" w:rsidP="00273C1E">
      <w:pPr>
        <w:jc w:val="center"/>
        <w:rPr>
          <w:rFonts w:ascii="宋体"/>
          <w:b/>
        </w:rPr>
      </w:pPr>
    </w:p>
    <w:p w:rsidR="009E52B9" w:rsidRDefault="009E52B9" w:rsidP="00273C1E">
      <w:pPr>
        <w:jc w:val="center"/>
        <w:rPr>
          <w:rFonts w:ascii="宋体"/>
          <w:b/>
        </w:rPr>
      </w:pPr>
    </w:p>
    <w:p w:rsidR="009E52B9" w:rsidRDefault="009E52B9" w:rsidP="00273C1E">
      <w:pPr>
        <w:jc w:val="center"/>
      </w:pPr>
    </w:p>
    <w:p w:rsidR="009E52B9" w:rsidRDefault="009E52B9" w:rsidP="00273C1E">
      <w:pPr>
        <w:overflowPunct w:val="0"/>
        <w:autoSpaceDE w:val="0"/>
        <w:autoSpaceDN w:val="0"/>
        <w:jc w:val="center"/>
        <w:rPr>
          <w:b/>
          <w:bCs/>
        </w:rPr>
      </w:pPr>
      <w:r>
        <w:rPr>
          <w:rFonts w:hint="eastAsia"/>
          <w:b/>
          <w:bCs/>
        </w:rPr>
        <w:t>版权所有不得复制</w:t>
      </w:r>
    </w:p>
    <w:p w:rsidR="009E52B9" w:rsidRDefault="009E52B9" w:rsidP="00273C1E">
      <w:pPr>
        <w:overflowPunct w:val="0"/>
        <w:autoSpaceDE w:val="0"/>
        <w:autoSpaceDN w:val="0"/>
        <w:jc w:val="center"/>
        <w:rPr>
          <w:b/>
          <w:bCs/>
        </w:rPr>
      </w:pPr>
    </w:p>
    <w:p w:rsidR="009E52B9" w:rsidRDefault="009E52B9" w:rsidP="00273C1E">
      <w:pPr>
        <w:overflowPunct w:val="0"/>
        <w:autoSpaceDE w:val="0"/>
        <w:autoSpaceDN w:val="0"/>
        <w:jc w:val="center"/>
        <w:rPr>
          <w:b/>
          <w:bCs/>
        </w:rPr>
      </w:pPr>
    </w:p>
    <w:p w:rsidR="009E52B9" w:rsidRDefault="009E52B9" w:rsidP="00273C1E">
      <w:pPr>
        <w:overflowPunct w:val="0"/>
        <w:autoSpaceDE w:val="0"/>
        <w:autoSpaceDN w:val="0"/>
        <w:jc w:val="center"/>
        <w:rPr>
          <w:b/>
          <w:bCs/>
        </w:rPr>
      </w:pPr>
    </w:p>
    <w:p w:rsidR="009E52B9" w:rsidRDefault="009E52B9" w:rsidP="00273C1E">
      <w:pPr>
        <w:overflowPunct w:val="0"/>
        <w:autoSpaceDE w:val="0"/>
        <w:autoSpaceDN w:val="0"/>
        <w:jc w:val="center"/>
        <w:rPr>
          <w:b/>
          <w:bCs/>
        </w:rPr>
      </w:pPr>
    </w:p>
    <w:p w:rsidR="009E52B9" w:rsidRDefault="009E52B9" w:rsidP="00273C1E">
      <w:pPr>
        <w:jc w:val="center"/>
        <w:rPr>
          <w:b/>
          <w:sz w:val="32"/>
          <w:szCs w:val="32"/>
        </w:rPr>
      </w:pPr>
      <w:bookmarkStart w:id="2" w:name="_Toc50197067"/>
      <w:bookmarkStart w:id="3" w:name="_Toc1899666"/>
      <w:r>
        <w:rPr>
          <w:rFonts w:hint="eastAsia"/>
          <w:b/>
          <w:sz w:val="32"/>
          <w:szCs w:val="32"/>
        </w:rPr>
        <w:lastRenderedPageBreak/>
        <w:t>文档变更记录</w:t>
      </w:r>
      <w:bookmarkEnd w:id="2"/>
      <w:bookmarkEnd w:id="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2"/>
        <w:gridCol w:w="3274"/>
        <w:gridCol w:w="946"/>
        <w:gridCol w:w="999"/>
        <w:gridCol w:w="1232"/>
        <w:gridCol w:w="1181"/>
      </w:tblGrid>
      <w:tr w:rsidR="009E52B9" w:rsidTr="00801497">
        <w:trPr>
          <w:trHeight w:val="343"/>
        </w:trPr>
        <w:tc>
          <w:tcPr>
            <w:tcW w:w="782" w:type="dxa"/>
            <w:tcBorders>
              <w:top w:val="single" w:sz="12" w:space="0" w:color="auto"/>
              <w:left w:val="single" w:sz="12" w:space="0" w:color="auto"/>
              <w:bottom w:val="single" w:sz="4" w:space="0" w:color="auto"/>
              <w:right w:val="single" w:sz="4" w:space="0" w:color="auto"/>
            </w:tcBorders>
            <w:vAlign w:val="center"/>
            <w:hideMark/>
          </w:tcPr>
          <w:p w:rsidR="009E52B9" w:rsidRDefault="009E52B9" w:rsidP="00795116">
            <w:pPr>
              <w:spacing w:beforeLines="50" w:before="156" w:afterLines="50" w:after="156"/>
              <w:jc w:val="center"/>
              <w:rPr>
                <w:b/>
                <w:bCs/>
              </w:rPr>
            </w:pPr>
            <w:r>
              <w:rPr>
                <w:rFonts w:hint="eastAsia"/>
                <w:b/>
                <w:bCs/>
              </w:rPr>
              <w:t>序号</w:t>
            </w:r>
          </w:p>
        </w:tc>
        <w:tc>
          <w:tcPr>
            <w:tcW w:w="3274" w:type="dxa"/>
            <w:tcBorders>
              <w:top w:val="single" w:sz="12" w:space="0" w:color="auto"/>
              <w:left w:val="single" w:sz="4" w:space="0" w:color="auto"/>
              <w:bottom w:val="single" w:sz="4" w:space="0" w:color="auto"/>
              <w:right w:val="single" w:sz="4" w:space="0" w:color="auto"/>
            </w:tcBorders>
            <w:vAlign w:val="center"/>
            <w:hideMark/>
          </w:tcPr>
          <w:p w:rsidR="009E52B9" w:rsidRDefault="009E52B9" w:rsidP="00795116">
            <w:pPr>
              <w:spacing w:beforeLines="50" w:before="156" w:afterLines="50" w:after="156"/>
              <w:jc w:val="center"/>
              <w:rPr>
                <w:b/>
                <w:bCs/>
              </w:rPr>
            </w:pPr>
            <w:r>
              <w:rPr>
                <w:rFonts w:hint="eastAsia"/>
                <w:b/>
                <w:bCs/>
              </w:rPr>
              <w:t>变更（</w:t>
            </w:r>
            <w:r>
              <w:rPr>
                <w:b/>
                <w:bCs/>
              </w:rPr>
              <w:t>+/-</w:t>
            </w:r>
            <w:r>
              <w:rPr>
                <w:rFonts w:hint="eastAsia"/>
                <w:b/>
                <w:bCs/>
              </w:rPr>
              <w:t>）说明</w:t>
            </w:r>
          </w:p>
        </w:tc>
        <w:tc>
          <w:tcPr>
            <w:tcW w:w="946" w:type="dxa"/>
            <w:tcBorders>
              <w:top w:val="single" w:sz="12" w:space="0" w:color="auto"/>
              <w:left w:val="single" w:sz="4" w:space="0" w:color="auto"/>
              <w:bottom w:val="single" w:sz="4" w:space="0" w:color="auto"/>
              <w:right w:val="single" w:sz="4" w:space="0" w:color="auto"/>
            </w:tcBorders>
            <w:vAlign w:val="center"/>
            <w:hideMark/>
          </w:tcPr>
          <w:p w:rsidR="009E52B9" w:rsidRDefault="009E52B9" w:rsidP="00795116">
            <w:pPr>
              <w:spacing w:beforeLines="50" w:before="156" w:afterLines="50" w:after="156"/>
              <w:jc w:val="center"/>
              <w:rPr>
                <w:b/>
                <w:bCs/>
              </w:rPr>
            </w:pPr>
            <w:r>
              <w:rPr>
                <w:rFonts w:hint="eastAsia"/>
                <w:b/>
                <w:bCs/>
              </w:rPr>
              <w:t>作者</w:t>
            </w:r>
          </w:p>
        </w:tc>
        <w:tc>
          <w:tcPr>
            <w:tcW w:w="999" w:type="dxa"/>
            <w:tcBorders>
              <w:top w:val="single" w:sz="12" w:space="0" w:color="auto"/>
              <w:left w:val="single" w:sz="4" w:space="0" w:color="auto"/>
              <w:bottom w:val="single" w:sz="4" w:space="0" w:color="auto"/>
              <w:right w:val="single" w:sz="4" w:space="0" w:color="auto"/>
            </w:tcBorders>
            <w:vAlign w:val="center"/>
            <w:hideMark/>
          </w:tcPr>
          <w:p w:rsidR="009E52B9" w:rsidRDefault="009E52B9" w:rsidP="00795116">
            <w:pPr>
              <w:spacing w:beforeLines="50" w:before="156" w:afterLines="50" w:after="156"/>
              <w:jc w:val="center"/>
              <w:rPr>
                <w:b/>
                <w:bCs/>
              </w:rPr>
            </w:pPr>
            <w:r>
              <w:rPr>
                <w:rFonts w:hint="eastAsia"/>
                <w:b/>
                <w:bCs/>
              </w:rPr>
              <w:t>版本号</w:t>
            </w:r>
          </w:p>
        </w:tc>
        <w:tc>
          <w:tcPr>
            <w:tcW w:w="1232" w:type="dxa"/>
            <w:tcBorders>
              <w:top w:val="single" w:sz="12" w:space="0" w:color="auto"/>
              <w:left w:val="single" w:sz="4" w:space="0" w:color="auto"/>
              <w:bottom w:val="single" w:sz="4" w:space="0" w:color="auto"/>
              <w:right w:val="single" w:sz="4" w:space="0" w:color="auto"/>
            </w:tcBorders>
            <w:vAlign w:val="center"/>
            <w:hideMark/>
          </w:tcPr>
          <w:p w:rsidR="009E52B9" w:rsidRDefault="009E52B9" w:rsidP="00795116">
            <w:pPr>
              <w:spacing w:beforeLines="50" w:before="156" w:afterLines="50" w:after="156"/>
              <w:jc w:val="center"/>
              <w:rPr>
                <w:b/>
                <w:bCs/>
              </w:rPr>
            </w:pPr>
            <w:r>
              <w:rPr>
                <w:rFonts w:hint="eastAsia"/>
                <w:b/>
                <w:bCs/>
              </w:rPr>
              <w:t>日期</w:t>
            </w:r>
          </w:p>
        </w:tc>
        <w:tc>
          <w:tcPr>
            <w:tcW w:w="1181" w:type="dxa"/>
            <w:tcBorders>
              <w:top w:val="single" w:sz="12" w:space="0" w:color="auto"/>
              <w:left w:val="single" w:sz="4" w:space="0" w:color="auto"/>
              <w:bottom w:val="single" w:sz="4" w:space="0" w:color="auto"/>
              <w:right w:val="single" w:sz="12" w:space="0" w:color="auto"/>
            </w:tcBorders>
            <w:vAlign w:val="center"/>
            <w:hideMark/>
          </w:tcPr>
          <w:p w:rsidR="009E52B9" w:rsidRDefault="009E52B9" w:rsidP="00795116">
            <w:pPr>
              <w:spacing w:beforeLines="50" w:before="156" w:afterLines="50" w:after="156"/>
              <w:jc w:val="center"/>
              <w:rPr>
                <w:b/>
                <w:bCs/>
              </w:rPr>
            </w:pPr>
            <w:r>
              <w:rPr>
                <w:rFonts w:hint="eastAsia"/>
                <w:b/>
                <w:bCs/>
              </w:rPr>
              <w:t>批准</w:t>
            </w:r>
          </w:p>
        </w:tc>
      </w:tr>
      <w:tr w:rsidR="00801497" w:rsidTr="00801497">
        <w:trPr>
          <w:trHeight w:val="343"/>
        </w:trPr>
        <w:tc>
          <w:tcPr>
            <w:tcW w:w="782" w:type="dxa"/>
            <w:tcBorders>
              <w:top w:val="single" w:sz="4" w:space="0" w:color="auto"/>
              <w:left w:val="single" w:sz="12" w:space="0" w:color="auto"/>
              <w:bottom w:val="single" w:sz="4" w:space="0" w:color="auto"/>
              <w:right w:val="single" w:sz="4" w:space="0" w:color="auto"/>
            </w:tcBorders>
            <w:vAlign w:val="center"/>
            <w:hideMark/>
          </w:tcPr>
          <w:p w:rsidR="00801497" w:rsidRDefault="00801497" w:rsidP="00801497">
            <w:pPr>
              <w:pStyle w:val="a5"/>
              <w:spacing w:before="93"/>
              <w:jc w:val="center"/>
              <w:rPr>
                <w:kern w:val="2"/>
                <w:lang w:eastAsia="zh-CN"/>
              </w:rPr>
            </w:pPr>
            <w:r>
              <w:rPr>
                <w:kern w:val="2"/>
                <w:lang w:eastAsia="zh-CN"/>
              </w:rPr>
              <w:t>1</w:t>
            </w:r>
          </w:p>
        </w:tc>
        <w:tc>
          <w:tcPr>
            <w:tcW w:w="3274" w:type="dxa"/>
            <w:tcBorders>
              <w:top w:val="single" w:sz="4" w:space="0" w:color="auto"/>
              <w:left w:val="single" w:sz="4" w:space="0" w:color="auto"/>
              <w:bottom w:val="single" w:sz="4" w:space="0" w:color="auto"/>
              <w:right w:val="single" w:sz="4" w:space="0" w:color="auto"/>
            </w:tcBorders>
            <w:vAlign w:val="center"/>
            <w:hideMark/>
          </w:tcPr>
          <w:p w:rsidR="00801497" w:rsidRDefault="00801497" w:rsidP="00801497">
            <w:pPr>
              <w:pStyle w:val="a5"/>
              <w:spacing w:before="93"/>
              <w:rPr>
                <w:kern w:val="2"/>
                <w:lang w:eastAsia="zh-CN"/>
              </w:rPr>
            </w:pPr>
            <w:r>
              <w:rPr>
                <w:rFonts w:hint="eastAsia"/>
                <w:kern w:val="2"/>
                <w:lang w:eastAsia="zh-CN"/>
              </w:rPr>
              <w:t>初次编写</w:t>
            </w:r>
          </w:p>
        </w:tc>
        <w:tc>
          <w:tcPr>
            <w:tcW w:w="946" w:type="dxa"/>
            <w:tcBorders>
              <w:top w:val="single" w:sz="4" w:space="0" w:color="auto"/>
              <w:left w:val="single" w:sz="4" w:space="0" w:color="auto"/>
              <w:bottom w:val="single" w:sz="4" w:space="0" w:color="auto"/>
              <w:right w:val="single" w:sz="4" w:space="0" w:color="auto"/>
            </w:tcBorders>
            <w:vAlign w:val="center"/>
            <w:hideMark/>
          </w:tcPr>
          <w:p w:rsidR="00801497" w:rsidRDefault="002C4989" w:rsidP="00801497">
            <w:pPr>
              <w:pStyle w:val="a5"/>
              <w:spacing w:before="93"/>
              <w:rPr>
                <w:kern w:val="2"/>
                <w:lang w:eastAsia="zh-CN"/>
              </w:rPr>
            </w:pPr>
            <w:r>
              <w:rPr>
                <w:rFonts w:hint="eastAsia"/>
                <w:kern w:val="2"/>
                <w:lang w:eastAsia="zh-CN"/>
              </w:rPr>
              <w:t>孙华枭</w:t>
            </w:r>
          </w:p>
        </w:tc>
        <w:tc>
          <w:tcPr>
            <w:tcW w:w="999" w:type="dxa"/>
            <w:tcBorders>
              <w:top w:val="single" w:sz="4" w:space="0" w:color="auto"/>
              <w:left w:val="single" w:sz="4" w:space="0" w:color="auto"/>
              <w:bottom w:val="single" w:sz="4" w:space="0" w:color="auto"/>
              <w:right w:val="single" w:sz="4" w:space="0" w:color="auto"/>
            </w:tcBorders>
            <w:vAlign w:val="center"/>
            <w:hideMark/>
          </w:tcPr>
          <w:p w:rsidR="00801497" w:rsidRDefault="00801497" w:rsidP="00801497">
            <w:pPr>
              <w:pStyle w:val="a5"/>
              <w:spacing w:before="93"/>
              <w:rPr>
                <w:kern w:val="2"/>
                <w:lang w:eastAsia="zh-CN"/>
              </w:rPr>
            </w:pPr>
            <w:r>
              <w:rPr>
                <w:kern w:val="2"/>
                <w:lang w:eastAsia="zh-CN"/>
              </w:rPr>
              <w:t>1.0</w:t>
            </w:r>
          </w:p>
        </w:tc>
        <w:tc>
          <w:tcPr>
            <w:tcW w:w="1232" w:type="dxa"/>
            <w:tcBorders>
              <w:top w:val="single" w:sz="4" w:space="0" w:color="auto"/>
              <w:left w:val="single" w:sz="4" w:space="0" w:color="auto"/>
              <w:bottom w:val="single" w:sz="4" w:space="0" w:color="auto"/>
              <w:right w:val="single" w:sz="4" w:space="0" w:color="auto"/>
            </w:tcBorders>
            <w:vAlign w:val="center"/>
          </w:tcPr>
          <w:p w:rsidR="00801497" w:rsidRDefault="00801497" w:rsidP="00801497">
            <w:pPr>
              <w:pStyle w:val="a5"/>
              <w:spacing w:before="93"/>
              <w:rPr>
                <w:kern w:val="2"/>
                <w:lang w:eastAsia="zh-CN"/>
              </w:rPr>
            </w:pPr>
            <w:r>
              <w:rPr>
                <w:rFonts w:hint="eastAsia"/>
                <w:kern w:val="2"/>
                <w:lang w:eastAsia="zh-CN"/>
              </w:rPr>
              <w:t>2011-4-11</w:t>
            </w:r>
          </w:p>
        </w:tc>
        <w:tc>
          <w:tcPr>
            <w:tcW w:w="1181" w:type="dxa"/>
            <w:tcBorders>
              <w:top w:val="single" w:sz="4" w:space="0" w:color="auto"/>
              <w:left w:val="single" w:sz="4" w:space="0" w:color="auto"/>
              <w:bottom w:val="single" w:sz="4" w:space="0" w:color="auto"/>
              <w:right w:val="single" w:sz="12" w:space="0" w:color="auto"/>
            </w:tcBorders>
            <w:vAlign w:val="center"/>
            <w:hideMark/>
          </w:tcPr>
          <w:p w:rsidR="00801497" w:rsidRDefault="00801497" w:rsidP="00273C1E">
            <w:pPr>
              <w:pStyle w:val="a5"/>
              <w:spacing w:before="93"/>
              <w:rPr>
                <w:kern w:val="2"/>
                <w:lang w:eastAsia="zh-CN"/>
              </w:rPr>
            </w:pPr>
          </w:p>
        </w:tc>
      </w:tr>
      <w:tr w:rsidR="00801497" w:rsidTr="00801497">
        <w:trPr>
          <w:trHeight w:val="344"/>
        </w:trPr>
        <w:tc>
          <w:tcPr>
            <w:tcW w:w="782" w:type="dxa"/>
            <w:tcBorders>
              <w:top w:val="single" w:sz="4" w:space="0" w:color="auto"/>
              <w:left w:val="single" w:sz="12" w:space="0" w:color="auto"/>
              <w:bottom w:val="single" w:sz="4" w:space="0" w:color="auto"/>
              <w:right w:val="single" w:sz="4" w:space="0" w:color="auto"/>
            </w:tcBorders>
            <w:vAlign w:val="center"/>
            <w:hideMark/>
          </w:tcPr>
          <w:p w:rsidR="00801497" w:rsidRDefault="00801497" w:rsidP="00801497">
            <w:pPr>
              <w:pStyle w:val="a5"/>
              <w:spacing w:before="93"/>
              <w:jc w:val="center"/>
              <w:rPr>
                <w:kern w:val="2"/>
                <w:lang w:eastAsia="zh-CN"/>
              </w:rPr>
            </w:pPr>
            <w:r>
              <w:rPr>
                <w:kern w:val="2"/>
                <w:lang w:eastAsia="zh-CN"/>
              </w:rPr>
              <w:t>2</w:t>
            </w:r>
          </w:p>
        </w:tc>
        <w:tc>
          <w:tcPr>
            <w:tcW w:w="3274" w:type="dxa"/>
            <w:tcBorders>
              <w:top w:val="single" w:sz="4" w:space="0" w:color="auto"/>
              <w:left w:val="single" w:sz="4" w:space="0" w:color="auto"/>
              <w:bottom w:val="single" w:sz="4" w:space="0" w:color="auto"/>
              <w:right w:val="single" w:sz="4" w:space="0" w:color="auto"/>
            </w:tcBorders>
            <w:vAlign w:val="center"/>
          </w:tcPr>
          <w:p w:rsidR="00801497" w:rsidRDefault="00801497" w:rsidP="00801497">
            <w:pPr>
              <w:pStyle w:val="a5"/>
              <w:spacing w:before="93"/>
              <w:rPr>
                <w:kern w:val="2"/>
                <w:lang w:eastAsia="zh-CN"/>
              </w:rPr>
            </w:pPr>
            <w:r>
              <w:rPr>
                <w:rFonts w:hint="eastAsia"/>
                <w:kern w:val="2"/>
                <w:lang w:eastAsia="zh-CN"/>
              </w:rPr>
              <w:t>增加爬虫模块相应内容</w:t>
            </w:r>
          </w:p>
        </w:tc>
        <w:tc>
          <w:tcPr>
            <w:tcW w:w="946" w:type="dxa"/>
            <w:tcBorders>
              <w:top w:val="single" w:sz="4" w:space="0" w:color="auto"/>
              <w:left w:val="single" w:sz="4" w:space="0" w:color="auto"/>
              <w:bottom w:val="single" w:sz="4" w:space="0" w:color="auto"/>
              <w:right w:val="single" w:sz="4" w:space="0" w:color="auto"/>
            </w:tcBorders>
            <w:vAlign w:val="center"/>
          </w:tcPr>
          <w:p w:rsidR="00801497" w:rsidRPr="00D36F33" w:rsidRDefault="00801497" w:rsidP="00801497">
            <w:pPr>
              <w:pStyle w:val="a5"/>
              <w:spacing w:before="93"/>
              <w:rPr>
                <w:kern w:val="2"/>
                <w:lang w:eastAsia="zh-CN"/>
              </w:rPr>
            </w:pPr>
            <w:r>
              <w:rPr>
                <w:rFonts w:hint="eastAsia"/>
                <w:kern w:val="2"/>
                <w:lang w:eastAsia="zh-CN"/>
              </w:rPr>
              <w:t>刘凡凡</w:t>
            </w:r>
          </w:p>
        </w:tc>
        <w:tc>
          <w:tcPr>
            <w:tcW w:w="999" w:type="dxa"/>
            <w:tcBorders>
              <w:top w:val="single" w:sz="4" w:space="0" w:color="auto"/>
              <w:left w:val="single" w:sz="4" w:space="0" w:color="auto"/>
              <w:bottom w:val="single" w:sz="4" w:space="0" w:color="auto"/>
              <w:right w:val="single" w:sz="4" w:space="0" w:color="auto"/>
            </w:tcBorders>
            <w:vAlign w:val="center"/>
          </w:tcPr>
          <w:p w:rsidR="00801497" w:rsidRDefault="00801497" w:rsidP="00801497">
            <w:pPr>
              <w:pStyle w:val="a5"/>
              <w:spacing w:before="93"/>
              <w:rPr>
                <w:kern w:val="2"/>
                <w:lang w:eastAsia="zh-CN"/>
              </w:rPr>
            </w:pPr>
            <w:r>
              <w:rPr>
                <w:rFonts w:hint="eastAsia"/>
                <w:kern w:val="2"/>
                <w:lang w:eastAsia="zh-CN"/>
              </w:rPr>
              <w:t>2.0</w:t>
            </w:r>
          </w:p>
        </w:tc>
        <w:tc>
          <w:tcPr>
            <w:tcW w:w="1232" w:type="dxa"/>
            <w:tcBorders>
              <w:top w:val="single" w:sz="4" w:space="0" w:color="auto"/>
              <w:left w:val="single" w:sz="4" w:space="0" w:color="auto"/>
              <w:bottom w:val="single" w:sz="4" w:space="0" w:color="auto"/>
              <w:right w:val="single" w:sz="4" w:space="0" w:color="auto"/>
            </w:tcBorders>
            <w:vAlign w:val="center"/>
          </w:tcPr>
          <w:p w:rsidR="00801497" w:rsidRDefault="00801497" w:rsidP="00801497">
            <w:pPr>
              <w:pStyle w:val="a5"/>
              <w:spacing w:before="93"/>
              <w:rPr>
                <w:kern w:val="2"/>
                <w:lang w:eastAsia="zh-CN"/>
              </w:rPr>
            </w:pPr>
            <w:r>
              <w:rPr>
                <w:rFonts w:hint="eastAsia"/>
                <w:kern w:val="2"/>
                <w:lang w:eastAsia="zh-CN"/>
              </w:rPr>
              <w:t>2011-4-11</w:t>
            </w:r>
          </w:p>
        </w:tc>
        <w:tc>
          <w:tcPr>
            <w:tcW w:w="1181" w:type="dxa"/>
            <w:tcBorders>
              <w:top w:val="single" w:sz="4" w:space="0" w:color="auto"/>
              <w:left w:val="single" w:sz="4" w:space="0" w:color="auto"/>
              <w:bottom w:val="single" w:sz="4" w:space="0" w:color="auto"/>
              <w:right w:val="single" w:sz="12" w:space="0" w:color="auto"/>
            </w:tcBorders>
            <w:vAlign w:val="center"/>
          </w:tcPr>
          <w:p w:rsidR="00801497" w:rsidRDefault="00801497" w:rsidP="00801497">
            <w:pPr>
              <w:pStyle w:val="a5"/>
              <w:spacing w:before="93"/>
              <w:rPr>
                <w:kern w:val="2"/>
                <w:lang w:eastAsia="zh-CN"/>
              </w:rPr>
            </w:pPr>
          </w:p>
        </w:tc>
      </w:tr>
      <w:tr w:rsidR="00801497" w:rsidTr="00801497">
        <w:trPr>
          <w:trHeight w:val="343"/>
        </w:trPr>
        <w:tc>
          <w:tcPr>
            <w:tcW w:w="782" w:type="dxa"/>
            <w:tcBorders>
              <w:top w:val="single" w:sz="4" w:space="0" w:color="auto"/>
              <w:left w:val="single" w:sz="12" w:space="0" w:color="auto"/>
              <w:bottom w:val="single" w:sz="4" w:space="0" w:color="auto"/>
              <w:right w:val="single" w:sz="4" w:space="0" w:color="auto"/>
            </w:tcBorders>
            <w:vAlign w:val="center"/>
          </w:tcPr>
          <w:p w:rsidR="00801497" w:rsidRDefault="00801497" w:rsidP="00801497">
            <w:pPr>
              <w:pStyle w:val="a5"/>
              <w:spacing w:before="93"/>
              <w:jc w:val="center"/>
              <w:rPr>
                <w:kern w:val="2"/>
                <w:lang w:eastAsia="zh-CN"/>
              </w:rPr>
            </w:pPr>
            <w:r>
              <w:rPr>
                <w:rFonts w:hint="eastAsia"/>
                <w:kern w:val="2"/>
                <w:lang w:eastAsia="zh-CN"/>
              </w:rPr>
              <w:t>3</w:t>
            </w:r>
          </w:p>
        </w:tc>
        <w:tc>
          <w:tcPr>
            <w:tcW w:w="3274" w:type="dxa"/>
            <w:tcBorders>
              <w:top w:val="single" w:sz="4" w:space="0" w:color="auto"/>
              <w:left w:val="single" w:sz="4" w:space="0" w:color="auto"/>
              <w:bottom w:val="single" w:sz="4" w:space="0" w:color="auto"/>
              <w:right w:val="single" w:sz="4" w:space="0" w:color="auto"/>
            </w:tcBorders>
            <w:vAlign w:val="center"/>
          </w:tcPr>
          <w:p w:rsidR="00801497" w:rsidRDefault="00801497" w:rsidP="00801497">
            <w:pPr>
              <w:pStyle w:val="a5"/>
              <w:spacing w:before="93"/>
              <w:rPr>
                <w:kern w:val="2"/>
                <w:lang w:eastAsia="zh-CN"/>
              </w:rPr>
            </w:pPr>
            <w:r>
              <w:rPr>
                <w:rFonts w:hint="eastAsia"/>
                <w:kern w:val="2"/>
                <w:lang w:eastAsia="zh-CN"/>
              </w:rPr>
              <w:t>增加抽取模块相应内容</w:t>
            </w:r>
          </w:p>
        </w:tc>
        <w:tc>
          <w:tcPr>
            <w:tcW w:w="946" w:type="dxa"/>
            <w:tcBorders>
              <w:top w:val="single" w:sz="4" w:space="0" w:color="auto"/>
              <w:left w:val="single" w:sz="4" w:space="0" w:color="auto"/>
              <w:bottom w:val="single" w:sz="4" w:space="0" w:color="auto"/>
              <w:right w:val="single" w:sz="4" w:space="0" w:color="auto"/>
            </w:tcBorders>
            <w:vAlign w:val="center"/>
          </w:tcPr>
          <w:p w:rsidR="00801497" w:rsidRPr="00D36F33" w:rsidRDefault="00801497" w:rsidP="00801497">
            <w:pPr>
              <w:pStyle w:val="a5"/>
              <w:spacing w:before="93"/>
              <w:rPr>
                <w:kern w:val="2"/>
                <w:lang w:eastAsia="zh-CN"/>
              </w:rPr>
            </w:pPr>
            <w:r>
              <w:rPr>
                <w:rFonts w:hint="eastAsia"/>
                <w:kern w:val="2"/>
                <w:lang w:eastAsia="zh-CN"/>
              </w:rPr>
              <w:t>林哲</w:t>
            </w:r>
          </w:p>
        </w:tc>
        <w:tc>
          <w:tcPr>
            <w:tcW w:w="999" w:type="dxa"/>
            <w:tcBorders>
              <w:top w:val="single" w:sz="4" w:space="0" w:color="auto"/>
              <w:left w:val="single" w:sz="4" w:space="0" w:color="auto"/>
              <w:bottom w:val="single" w:sz="4" w:space="0" w:color="auto"/>
              <w:right w:val="single" w:sz="4" w:space="0" w:color="auto"/>
            </w:tcBorders>
            <w:vAlign w:val="center"/>
          </w:tcPr>
          <w:p w:rsidR="00801497" w:rsidRDefault="00801497" w:rsidP="00801497">
            <w:pPr>
              <w:pStyle w:val="a5"/>
              <w:spacing w:before="93"/>
              <w:rPr>
                <w:kern w:val="2"/>
                <w:lang w:eastAsia="zh-CN"/>
              </w:rPr>
            </w:pPr>
            <w:r>
              <w:rPr>
                <w:rFonts w:hint="eastAsia"/>
                <w:kern w:val="2"/>
                <w:lang w:eastAsia="zh-CN"/>
              </w:rPr>
              <w:t>3.0</w:t>
            </w:r>
          </w:p>
        </w:tc>
        <w:tc>
          <w:tcPr>
            <w:tcW w:w="1232" w:type="dxa"/>
            <w:tcBorders>
              <w:top w:val="single" w:sz="4" w:space="0" w:color="auto"/>
              <w:left w:val="single" w:sz="4" w:space="0" w:color="auto"/>
              <w:bottom w:val="single" w:sz="4" w:space="0" w:color="auto"/>
              <w:right w:val="single" w:sz="4" w:space="0" w:color="auto"/>
            </w:tcBorders>
            <w:vAlign w:val="center"/>
          </w:tcPr>
          <w:p w:rsidR="00801497" w:rsidRDefault="00801497" w:rsidP="00801497">
            <w:pPr>
              <w:pStyle w:val="a5"/>
              <w:spacing w:before="93"/>
              <w:rPr>
                <w:kern w:val="2"/>
                <w:lang w:eastAsia="zh-CN"/>
              </w:rPr>
            </w:pPr>
            <w:r>
              <w:rPr>
                <w:rFonts w:hint="eastAsia"/>
                <w:kern w:val="2"/>
                <w:lang w:eastAsia="zh-CN"/>
              </w:rPr>
              <w:t>2011-4-11</w:t>
            </w:r>
          </w:p>
        </w:tc>
        <w:tc>
          <w:tcPr>
            <w:tcW w:w="1181" w:type="dxa"/>
            <w:tcBorders>
              <w:top w:val="single" w:sz="4" w:space="0" w:color="auto"/>
              <w:left w:val="single" w:sz="4" w:space="0" w:color="auto"/>
              <w:bottom w:val="single" w:sz="4" w:space="0" w:color="auto"/>
              <w:right w:val="single" w:sz="12" w:space="0" w:color="auto"/>
            </w:tcBorders>
            <w:vAlign w:val="center"/>
          </w:tcPr>
          <w:p w:rsidR="00801497" w:rsidRDefault="00801497" w:rsidP="00801497">
            <w:pPr>
              <w:pStyle w:val="a5"/>
              <w:spacing w:before="93"/>
              <w:rPr>
                <w:kern w:val="2"/>
                <w:lang w:eastAsia="zh-CN"/>
              </w:rPr>
            </w:pPr>
          </w:p>
        </w:tc>
      </w:tr>
      <w:tr w:rsidR="00801497" w:rsidTr="00801497">
        <w:trPr>
          <w:trHeight w:val="344"/>
        </w:trPr>
        <w:tc>
          <w:tcPr>
            <w:tcW w:w="782" w:type="dxa"/>
            <w:tcBorders>
              <w:top w:val="single" w:sz="4" w:space="0" w:color="auto"/>
              <w:left w:val="single" w:sz="12" w:space="0" w:color="auto"/>
              <w:bottom w:val="single" w:sz="4" w:space="0" w:color="auto"/>
              <w:right w:val="single" w:sz="4" w:space="0" w:color="auto"/>
            </w:tcBorders>
            <w:vAlign w:val="center"/>
          </w:tcPr>
          <w:p w:rsidR="00801497" w:rsidRDefault="00801497" w:rsidP="00801497">
            <w:pPr>
              <w:pStyle w:val="a5"/>
              <w:spacing w:before="93"/>
              <w:jc w:val="center"/>
              <w:rPr>
                <w:kern w:val="2"/>
                <w:lang w:eastAsia="zh-CN"/>
              </w:rPr>
            </w:pPr>
            <w:r>
              <w:rPr>
                <w:rFonts w:hint="eastAsia"/>
                <w:kern w:val="2"/>
                <w:lang w:eastAsia="zh-CN"/>
              </w:rPr>
              <w:t>4</w:t>
            </w:r>
          </w:p>
        </w:tc>
        <w:tc>
          <w:tcPr>
            <w:tcW w:w="3274" w:type="dxa"/>
            <w:tcBorders>
              <w:top w:val="single" w:sz="4" w:space="0" w:color="auto"/>
              <w:left w:val="single" w:sz="4" w:space="0" w:color="auto"/>
              <w:bottom w:val="single" w:sz="4" w:space="0" w:color="auto"/>
              <w:right w:val="single" w:sz="4" w:space="0" w:color="auto"/>
            </w:tcBorders>
            <w:vAlign w:val="center"/>
          </w:tcPr>
          <w:p w:rsidR="00801497" w:rsidRDefault="00801497" w:rsidP="00801497">
            <w:pPr>
              <w:pStyle w:val="a5"/>
              <w:spacing w:before="93"/>
              <w:rPr>
                <w:kern w:val="2"/>
                <w:lang w:eastAsia="zh-CN"/>
              </w:rPr>
            </w:pPr>
            <w:r>
              <w:rPr>
                <w:rFonts w:hint="eastAsia"/>
                <w:kern w:val="2"/>
                <w:lang w:eastAsia="zh-CN"/>
              </w:rPr>
              <w:t>增加情感化过滤模块相应内容</w:t>
            </w:r>
          </w:p>
        </w:tc>
        <w:tc>
          <w:tcPr>
            <w:tcW w:w="946" w:type="dxa"/>
            <w:tcBorders>
              <w:top w:val="single" w:sz="4" w:space="0" w:color="auto"/>
              <w:left w:val="single" w:sz="4" w:space="0" w:color="auto"/>
              <w:bottom w:val="single" w:sz="4" w:space="0" w:color="auto"/>
              <w:right w:val="single" w:sz="4" w:space="0" w:color="auto"/>
            </w:tcBorders>
            <w:vAlign w:val="center"/>
          </w:tcPr>
          <w:p w:rsidR="00801497" w:rsidRDefault="00801497" w:rsidP="00801497">
            <w:pPr>
              <w:pStyle w:val="a5"/>
              <w:spacing w:before="93"/>
              <w:rPr>
                <w:kern w:val="2"/>
                <w:lang w:eastAsia="zh-CN"/>
              </w:rPr>
            </w:pPr>
            <w:r>
              <w:rPr>
                <w:rFonts w:hint="eastAsia"/>
                <w:kern w:val="2"/>
                <w:lang w:eastAsia="zh-CN"/>
              </w:rPr>
              <w:t>吴晓吟</w:t>
            </w:r>
          </w:p>
        </w:tc>
        <w:tc>
          <w:tcPr>
            <w:tcW w:w="999" w:type="dxa"/>
            <w:tcBorders>
              <w:top w:val="single" w:sz="4" w:space="0" w:color="auto"/>
              <w:left w:val="single" w:sz="4" w:space="0" w:color="auto"/>
              <w:bottom w:val="single" w:sz="4" w:space="0" w:color="auto"/>
              <w:right w:val="single" w:sz="4" w:space="0" w:color="auto"/>
            </w:tcBorders>
            <w:vAlign w:val="center"/>
          </w:tcPr>
          <w:p w:rsidR="00801497" w:rsidRDefault="00801497" w:rsidP="00801497">
            <w:pPr>
              <w:pStyle w:val="a5"/>
              <w:spacing w:before="93"/>
              <w:rPr>
                <w:kern w:val="2"/>
                <w:lang w:eastAsia="zh-CN"/>
              </w:rPr>
            </w:pPr>
            <w:r>
              <w:rPr>
                <w:rFonts w:hint="eastAsia"/>
                <w:kern w:val="2"/>
                <w:lang w:eastAsia="zh-CN"/>
              </w:rPr>
              <w:t>4.0</w:t>
            </w:r>
          </w:p>
        </w:tc>
        <w:tc>
          <w:tcPr>
            <w:tcW w:w="1232" w:type="dxa"/>
            <w:tcBorders>
              <w:top w:val="single" w:sz="4" w:space="0" w:color="auto"/>
              <w:left w:val="single" w:sz="4" w:space="0" w:color="auto"/>
              <w:bottom w:val="single" w:sz="4" w:space="0" w:color="auto"/>
              <w:right w:val="single" w:sz="4" w:space="0" w:color="auto"/>
            </w:tcBorders>
            <w:vAlign w:val="center"/>
          </w:tcPr>
          <w:p w:rsidR="00801497" w:rsidRDefault="00801497" w:rsidP="00801497">
            <w:pPr>
              <w:pStyle w:val="a5"/>
              <w:spacing w:before="93"/>
              <w:rPr>
                <w:kern w:val="2"/>
                <w:lang w:eastAsia="zh-CN"/>
              </w:rPr>
            </w:pPr>
            <w:r>
              <w:rPr>
                <w:rFonts w:hint="eastAsia"/>
                <w:kern w:val="2"/>
                <w:lang w:eastAsia="zh-CN"/>
              </w:rPr>
              <w:t>2011-4-11</w:t>
            </w:r>
          </w:p>
        </w:tc>
        <w:tc>
          <w:tcPr>
            <w:tcW w:w="1181" w:type="dxa"/>
            <w:tcBorders>
              <w:top w:val="single" w:sz="4" w:space="0" w:color="auto"/>
              <w:left w:val="single" w:sz="4" w:space="0" w:color="auto"/>
              <w:bottom w:val="single" w:sz="4" w:space="0" w:color="auto"/>
              <w:right w:val="single" w:sz="12" w:space="0" w:color="auto"/>
            </w:tcBorders>
            <w:vAlign w:val="center"/>
          </w:tcPr>
          <w:p w:rsidR="00801497" w:rsidRDefault="00801497" w:rsidP="00801497">
            <w:pPr>
              <w:pStyle w:val="a5"/>
              <w:spacing w:before="93"/>
              <w:rPr>
                <w:kern w:val="2"/>
                <w:lang w:eastAsia="zh-CN"/>
              </w:rPr>
            </w:pPr>
          </w:p>
        </w:tc>
      </w:tr>
      <w:tr w:rsidR="009E52B9" w:rsidTr="00801497">
        <w:trPr>
          <w:trHeight w:val="343"/>
        </w:trPr>
        <w:tc>
          <w:tcPr>
            <w:tcW w:w="782" w:type="dxa"/>
            <w:tcBorders>
              <w:top w:val="single" w:sz="4" w:space="0" w:color="auto"/>
              <w:left w:val="single" w:sz="12" w:space="0" w:color="auto"/>
              <w:bottom w:val="single" w:sz="4" w:space="0" w:color="auto"/>
              <w:right w:val="single" w:sz="4" w:space="0" w:color="auto"/>
            </w:tcBorders>
            <w:vAlign w:val="center"/>
          </w:tcPr>
          <w:p w:rsidR="009E52B9" w:rsidRDefault="009E52B9" w:rsidP="00273C1E">
            <w:pPr>
              <w:pStyle w:val="a5"/>
              <w:spacing w:before="93"/>
              <w:jc w:val="center"/>
              <w:rPr>
                <w:kern w:val="2"/>
                <w:lang w:eastAsia="zh-CN"/>
              </w:rPr>
            </w:pPr>
          </w:p>
        </w:tc>
        <w:tc>
          <w:tcPr>
            <w:tcW w:w="3274" w:type="dxa"/>
            <w:tcBorders>
              <w:top w:val="single" w:sz="4" w:space="0" w:color="auto"/>
              <w:left w:val="single" w:sz="4" w:space="0" w:color="auto"/>
              <w:bottom w:val="single" w:sz="4" w:space="0" w:color="auto"/>
              <w:right w:val="single" w:sz="4" w:space="0" w:color="auto"/>
            </w:tcBorders>
            <w:vAlign w:val="center"/>
          </w:tcPr>
          <w:p w:rsidR="009E52B9" w:rsidRDefault="009E52B9" w:rsidP="00273C1E">
            <w:pPr>
              <w:pStyle w:val="a5"/>
              <w:spacing w:before="93"/>
              <w:rPr>
                <w:kern w:val="2"/>
                <w:lang w:eastAsia="zh-CN"/>
              </w:rPr>
            </w:pPr>
          </w:p>
        </w:tc>
        <w:tc>
          <w:tcPr>
            <w:tcW w:w="946" w:type="dxa"/>
            <w:tcBorders>
              <w:top w:val="single" w:sz="4" w:space="0" w:color="auto"/>
              <w:left w:val="single" w:sz="4" w:space="0" w:color="auto"/>
              <w:bottom w:val="single" w:sz="4" w:space="0" w:color="auto"/>
              <w:right w:val="single" w:sz="4" w:space="0" w:color="auto"/>
            </w:tcBorders>
            <w:vAlign w:val="center"/>
          </w:tcPr>
          <w:p w:rsidR="009E52B9" w:rsidRDefault="009E52B9" w:rsidP="00273C1E">
            <w:pPr>
              <w:pStyle w:val="a5"/>
              <w:spacing w:before="93"/>
              <w:rPr>
                <w:kern w:val="2"/>
                <w:lang w:eastAsia="zh-CN"/>
              </w:rPr>
            </w:pPr>
          </w:p>
        </w:tc>
        <w:tc>
          <w:tcPr>
            <w:tcW w:w="999" w:type="dxa"/>
            <w:tcBorders>
              <w:top w:val="single" w:sz="4" w:space="0" w:color="auto"/>
              <w:left w:val="single" w:sz="4" w:space="0" w:color="auto"/>
              <w:bottom w:val="single" w:sz="4" w:space="0" w:color="auto"/>
              <w:right w:val="single" w:sz="4" w:space="0" w:color="auto"/>
            </w:tcBorders>
            <w:vAlign w:val="center"/>
          </w:tcPr>
          <w:p w:rsidR="009E52B9" w:rsidRDefault="009E52B9" w:rsidP="00273C1E">
            <w:pPr>
              <w:pStyle w:val="a5"/>
              <w:spacing w:before="93"/>
              <w:rPr>
                <w:kern w:val="2"/>
                <w:lang w:eastAsia="zh-CN"/>
              </w:rPr>
            </w:pPr>
          </w:p>
        </w:tc>
        <w:tc>
          <w:tcPr>
            <w:tcW w:w="1232" w:type="dxa"/>
            <w:tcBorders>
              <w:top w:val="single" w:sz="4" w:space="0" w:color="auto"/>
              <w:left w:val="single" w:sz="4" w:space="0" w:color="auto"/>
              <w:bottom w:val="single" w:sz="4" w:space="0" w:color="auto"/>
              <w:right w:val="single" w:sz="4" w:space="0" w:color="auto"/>
            </w:tcBorders>
            <w:vAlign w:val="center"/>
          </w:tcPr>
          <w:p w:rsidR="009E52B9" w:rsidRDefault="009E52B9" w:rsidP="00273C1E">
            <w:pPr>
              <w:pStyle w:val="a5"/>
              <w:spacing w:before="93"/>
              <w:rPr>
                <w:kern w:val="2"/>
                <w:lang w:eastAsia="zh-CN"/>
              </w:rPr>
            </w:pPr>
          </w:p>
        </w:tc>
        <w:tc>
          <w:tcPr>
            <w:tcW w:w="1181" w:type="dxa"/>
            <w:tcBorders>
              <w:top w:val="single" w:sz="4" w:space="0" w:color="auto"/>
              <w:left w:val="single" w:sz="4" w:space="0" w:color="auto"/>
              <w:bottom w:val="single" w:sz="4" w:space="0" w:color="auto"/>
              <w:right w:val="single" w:sz="12" w:space="0" w:color="auto"/>
            </w:tcBorders>
            <w:vAlign w:val="center"/>
          </w:tcPr>
          <w:p w:rsidR="009E52B9" w:rsidRDefault="009E52B9" w:rsidP="00273C1E">
            <w:pPr>
              <w:pStyle w:val="a5"/>
              <w:spacing w:before="93"/>
              <w:rPr>
                <w:kern w:val="2"/>
                <w:lang w:eastAsia="zh-CN"/>
              </w:rPr>
            </w:pPr>
          </w:p>
        </w:tc>
      </w:tr>
      <w:tr w:rsidR="009E52B9" w:rsidTr="00801497">
        <w:trPr>
          <w:trHeight w:val="344"/>
        </w:trPr>
        <w:tc>
          <w:tcPr>
            <w:tcW w:w="782" w:type="dxa"/>
            <w:tcBorders>
              <w:top w:val="single" w:sz="4" w:space="0" w:color="auto"/>
              <w:left w:val="single" w:sz="12" w:space="0" w:color="auto"/>
              <w:bottom w:val="single" w:sz="4" w:space="0" w:color="auto"/>
              <w:right w:val="single" w:sz="4" w:space="0" w:color="auto"/>
            </w:tcBorders>
            <w:vAlign w:val="center"/>
          </w:tcPr>
          <w:p w:rsidR="009E52B9" w:rsidRDefault="009E52B9" w:rsidP="00273C1E">
            <w:pPr>
              <w:pStyle w:val="a5"/>
              <w:spacing w:before="93"/>
              <w:jc w:val="center"/>
              <w:rPr>
                <w:kern w:val="2"/>
                <w:lang w:eastAsia="zh-CN"/>
              </w:rPr>
            </w:pPr>
          </w:p>
        </w:tc>
        <w:tc>
          <w:tcPr>
            <w:tcW w:w="3274" w:type="dxa"/>
            <w:tcBorders>
              <w:top w:val="single" w:sz="4" w:space="0" w:color="auto"/>
              <w:left w:val="single" w:sz="4" w:space="0" w:color="auto"/>
              <w:bottom w:val="single" w:sz="4" w:space="0" w:color="auto"/>
              <w:right w:val="single" w:sz="4" w:space="0" w:color="auto"/>
            </w:tcBorders>
            <w:vAlign w:val="center"/>
          </w:tcPr>
          <w:p w:rsidR="009E52B9" w:rsidRDefault="009E52B9" w:rsidP="00273C1E">
            <w:pPr>
              <w:pStyle w:val="a5"/>
              <w:spacing w:before="93"/>
              <w:rPr>
                <w:kern w:val="2"/>
                <w:lang w:eastAsia="zh-CN"/>
              </w:rPr>
            </w:pPr>
          </w:p>
        </w:tc>
        <w:tc>
          <w:tcPr>
            <w:tcW w:w="946" w:type="dxa"/>
            <w:tcBorders>
              <w:top w:val="single" w:sz="4" w:space="0" w:color="auto"/>
              <w:left w:val="single" w:sz="4" w:space="0" w:color="auto"/>
              <w:bottom w:val="single" w:sz="4" w:space="0" w:color="auto"/>
              <w:right w:val="single" w:sz="4" w:space="0" w:color="auto"/>
            </w:tcBorders>
            <w:vAlign w:val="center"/>
          </w:tcPr>
          <w:p w:rsidR="009E52B9" w:rsidRDefault="009E52B9" w:rsidP="00273C1E">
            <w:pPr>
              <w:pStyle w:val="a5"/>
              <w:spacing w:before="93"/>
              <w:rPr>
                <w:kern w:val="2"/>
                <w:lang w:eastAsia="zh-CN"/>
              </w:rPr>
            </w:pPr>
          </w:p>
        </w:tc>
        <w:tc>
          <w:tcPr>
            <w:tcW w:w="999" w:type="dxa"/>
            <w:tcBorders>
              <w:top w:val="single" w:sz="4" w:space="0" w:color="auto"/>
              <w:left w:val="single" w:sz="4" w:space="0" w:color="auto"/>
              <w:bottom w:val="single" w:sz="4" w:space="0" w:color="auto"/>
              <w:right w:val="single" w:sz="4" w:space="0" w:color="auto"/>
            </w:tcBorders>
            <w:vAlign w:val="center"/>
          </w:tcPr>
          <w:p w:rsidR="009E52B9" w:rsidRDefault="009E52B9" w:rsidP="00273C1E">
            <w:pPr>
              <w:pStyle w:val="a5"/>
              <w:spacing w:before="93"/>
              <w:rPr>
                <w:kern w:val="2"/>
                <w:lang w:eastAsia="zh-CN"/>
              </w:rPr>
            </w:pPr>
          </w:p>
        </w:tc>
        <w:tc>
          <w:tcPr>
            <w:tcW w:w="1232" w:type="dxa"/>
            <w:tcBorders>
              <w:top w:val="single" w:sz="4" w:space="0" w:color="auto"/>
              <w:left w:val="single" w:sz="4" w:space="0" w:color="auto"/>
              <w:bottom w:val="single" w:sz="4" w:space="0" w:color="auto"/>
              <w:right w:val="single" w:sz="4" w:space="0" w:color="auto"/>
            </w:tcBorders>
            <w:vAlign w:val="center"/>
          </w:tcPr>
          <w:p w:rsidR="009E52B9" w:rsidRDefault="009E52B9" w:rsidP="00273C1E">
            <w:pPr>
              <w:pStyle w:val="a5"/>
              <w:spacing w:before="93"/>
              <w:rPr>
                <w:kern w:val="2"/>
                <w:lang w:eastAsia="zh-CN"/>
              </w:rPr>
            </w:pPr>
          </w:p>
        </w:tc>
        <w:tc>
          <w:tcPr>
            <w:tcW w:w="1181" w:type="dxa"/>
            <w:tcBorders>
              <w:top w:val="single" w:sz="4" w:space="0" w:color="auto"/>
              <w:left w:val="single" w:sz="4" w:space="0" w:color="auto"/>
              <w:bottom w:val="single" w:sz="4" w:space="0" w:color="auto"/>
              <w:right w:val="single" w:sz="12" w:space="0" w:color="auto"/>
            </w:tcBorders>
            <w:vAlign w:val="center"/>
          </w:tcPr>
          <w:p w:rsidR="009E52B9" w:rsidRDefault="009E52B9" w:rsidP="00273C1E">
            <w:pPr>
              <w:pStyle w:val="a5"/>
              <w:spacing w:before="93"/>
              <w:rPr>
                <w:kern w:val="2"/>
                <w:lang w:eastAsia="zh-CN"/>
              </w:rPr>
            </w:pPr>
          </w:p>
        </w:tc>
      </w:tr>
      <w:tr w:rsidR="009E52B9" w:rsidTr="00801497">
        <w:trPr>
          <w:trHeight w:val="343"/>
        </w:trPr>
        <w:tc>
          <w:tcPr>
            <w:tcW w:w="782" w:type="dxa"/>
            <w:tcBorders>
              <w:top w:val="single" w:sz="4" w:space="0" w:color="auto"/>
              <w:left w:val="single" w:sz="12" w:space="0" w:color="auto"/>
              <w:bottom w:val="single" w:sz="4" w:space="0" w:color="auto"/>
              <w:right w:val="single" w:sz="4" w:space="0" w:color="auto"/>
            </w:tcBorders>
            <w:vAlign w:val="center"/>
          </w:tcPr>
          <w:p w:rsidR="009E52B9" w:rsidRDefault="009E52B9" w:rsidP="00273C1E">
            <w:pPr>
              <w:pStyle w:val="a5"/>
              <w:spacing w:before="93"/>
              <w:jc w:val="center"/>
              <w:rPr>
                <w:kern w:val="2"/>
                <w:lang w:eastAsia="zh-CN"/>
              </w:rPr>
            </w:pPr>
          </w:p>
        </w:tc>
        <w:tc>
          <w:tcPr>
            <w:tcW w:w="3274" w:type="dxa"/>
            <w:tcBorders>
              <w:top w:val="single" w:sz="4" w:space="0" w:color="auto"/>
              <w:left w:val="single" w:sz="4" w:space="0" w:color="auto"/>
              <w:bottom w:val="single" w:sz="4" w:space="0" w:color="auto"/>
              <w:right w:val="single" w:sz="4" w:space="0" w:color="auto"/>
            </w:tcBorders>
            <w:vAlign w:val="center"/>
          </w:tcPr>
          <w:p w:rsidR="009E52B9" w:rsidRDefault="009E52B9" w:rsidP="00273C1E">
            <w:pPr>
              <w:pStyle w:val="a5"/>
              <w:spacing w:before="93"/>
              <w:rPr>
                <w:kern w:val="2"/>
                <w:lang w:eastAsia="zh-CN"/>
              </w:rPr>
            </w:pPr>
          </w:p>
        </w:tc>
        <w:tc>
          <w:tcPr>
            <w:tcW w:w="946" w:type="dxa"/>
            <w:tcBorders>
              <w:top w:val="single" w:sz="4" w:space="0" w:color="auto"/>
              <w:left w:val="single" w:sz="4" w:space="0" w:color="auto"/>
              <w:bottom w:val="single" w:sz="4" w:space="0" w:color="auto"/>
              <w:right w:val="single" w:sz="4" w:space="0" w:color="auto"/>
            </w:tcBorders>
            <w:vAlign w:val="center"/>
          </w:tcPr>
          <w:p w:rsidR="009E52B9" w:rsidRDefault="009E52B9" w:rsidP="00273C1E">
            <w:pPr>
              <w:pStyle w:val="a5"/>
              <w:spacing w:before="93"/>
              <w:rPr>
                <w:kern w:val="2"/>
                <w:lang w:eastAsia="zh-CN"/>
              </w:rPr>
            </w:pPr>
          </w:p>
        </w:tc>
        <w:tc>
          <w:tcPr>
            <w:tcW w:w="999" w:type="dxa"/>
            <w:tcBorders>
              <w:top w:val="single" w:sz="4" w:space="0" w:color="auto"/>
              <w:left w:val="single" w:sz="4" w:space="0" w:color="auto"/>
              <w:bottom w:val="single" w:sz="4" w:space="0" w:color="auto"/>
              <w:right w:val="single" w:sz="4" w:space="0" w:color="auto"/>
            </w:tcBorders>
            <w:vAlign w:val="center"/>
          </w:tcPr>
          <w:p w:rsidR="009E52B9" w:rsidRDefault="009E52B9" w:rsidP="00273C1E">
            <w:pPr>
              <w:pStyle w:val="a5"/>
              <w:spacing w:before="93"/>
              <w:rPr>
                <w:kern w:val="2"/>
                <w:lang w:eastAsia="zh-CN"/>
              </w:rPr>
            </w:pPr>
          </w:p>
        </w:tc>
        <w:tc>
          <w:tcPr>
            <w:tcW w:w="1232" w:type="dxa"/>
            <w:tcBorders>
              <w:top w:val="single" w:sz="4" w:space="0" w:color="auto"/>
              <w:left w:val="single" w:sz="4" w:space="0" w:color="auto"/>
              <w:bottom w:val="single" w:sz="4" w:space="0" w:color="auto"/>
              <w:right w:val="single" w:sz="4" w:space="0" w:color="auto"/>
            </w:tcBorders>
            <w:vAlign w:val="center"/>
          </w:tcPr>
          <w:p w:rsidR="009E52B9" w:rsidRDefault="009E52B9" w:rsidP="00273C1E">
            <w:pPr>
              <w:pStyle w:val="a5"/>
              <w:spacing w:before="93"/>
              <w:rPr>
                <w:kern w:val="2"/>
                <w:lang w:eastAsia="zh-CN"/>
              </w:rPr>
            </w:pPr>
          </w:p>
        </w:tc>
        <w:tc>
          <w:tcPr>
            <w:tcW w:w="1181" w:type="dxa"/>
            <w:tcBorders>
              <w:top w:val="single" w:sz="4" w:space="0" w:color="auto"/>
              <w:left w:val="single" w:sz="4" w:space="0" w:color="auto"/>
              <w:bottom w:val="single" w:sz="4" w:space="0" w:color="auto"/>
              <w:right w:val="single" w:sz="12" w:space="0" w:color="auto"/>
            </w:tcBorders>
            <w:vAlign w:val="center"/>
          </w:tcPr>
          <w:p w:rsidR="009E52B9" w:rsidRDefault="009E52B9" w:rsidP="00273C1E">
            <w:pPr>
              <w:pStyle w:val="a5"/>
              <w:spacing w:before="93"/>
              <w:rPr>
                <w:kern w:val="2"/>
                <w:lang w:eastAsia="zh-CN"/>
              </w:rPr>
            </w:pPr>
          </w:p>
        </w:tc>
      </w:tr>
      <w:tr w:rsidR="009E52B9" w:rsidTr="00801497">
        <w:trPr>
          <w:trHeight w:val="344"/>
        </w:trPr>
        <w:tc>
          <w:tcPr>
            <w:tcW w:w="782" w:type="dxa"/>
            <w:tcBorders>
              <w:top w:val="single" w:sz="4" w:space="0" w:color="auto"/>
              <w:left w:val="single" w:sz="12" w:space="0" w:color="auto"/>
              <w:bottom w:val="single" w:sz="12" w:space="0" w:color="auto"/>
              <w:right w:val="single" w:sz="4" w:space="0" w:color="auto"/>
            </w:tcBorders>
            <w:vAlign w:val="center"/>
          </w:tcPr>
          <w:p w:rsidR="009E52B9" w:rsidRDefault="009E52B9" w:rsidP="00273C1E">
            <w:pPr>
              <w:pStyle w:val="a5"/>
              <w:spacing w:before="93"/>
              <w:jc w:val="center"/>
              <w:rPr>
                <w:kern w:val="2"/>
                <w:lang w:eastAsia="zh-CN"/>
              </w:rPr>
            </w:pPr>
          </w:p>
        </w:tc>
        <w:tc>
          <w:tcPr>
            <w:tcW w:w="3274" w:type="dxa"/>
            <w:tcBorders>
              <w:top w:val="single" w:sz="4" w:space="0" w:color="auto"/>
              <w:left w:val="single" w:sz="4" w:space="0" w:color="auto"/>
              <w:bottom w:val="single" w:sz="12" w:space="0" w:color="auto"/>
              <w:right w:val="single" w:sz="4" w:space="0" w:color="auto"/>
            </w:tcBorders>
            <w:vAlign w:val="center"/>
          </w:tcPr>
          <w:p w:rsidR="009E52B9" w:rsidRDefault="009E52B9" w:rsidP="00273C1E">
            <w:pPr>
              <w:pStyle w:val="a5"/>
              <w:spacing w:before="93"/>
              <w:rPr>
                <w:kern w:val="2"/>
                <w:lang w:eastAsia="zh-CN"/>
              </w:rPr>
            </w:pPr>
          </w:p>
        </w:tc>
        <w:tc>
          <w:tcPr>
            <w:tcW w:w="946" w:type="dxa"/>
            <w:tcBorders>
              <w:top w:val="single" w:sz="4" w:space="0" w:color="auto"/>
              <w:left w:val="single" w:sz="4" w:space="0" w:color="auto"/>
              <w:bottom w:val="single" w:sz="12" w:space="0" w:color="auto"/>
              <w:right w:val="single" w:sz="4" w:space="0" w:color="auto"/>
            </w:tcBorders>
            <w:vAlign w:val="center"/>
          </w:tcPr>
          <w:p w:rsidR="009E52B9" w:rsidRDefault="009E52B9" w:rsidP="00273C1E">
            <w:pPr>
              <w:pStyle w:val="a5"/>
              <w:spacing w:before="93"/>
              <w:rPr>
                <w:kern w:val="2"/>
                <w:lang w:eastAsia="zh-CN"/>
              </w:rPr>
            </w:pPr>
          </w:p>
        </w:tc>
        <w:tc>
          <w:tcPr>
            <w:tcW w:w="999" w:type="dxa"/>
            <w:tcBorders>
              <w:top w:val="single" w:sz="4" w:space="0" w:color="auto"/>
              <w:left w:val="single" w:sz="4" w:space="0" w:color="auto"/>
              <w:bottom w:val="single" w:sz="12" w:space="0" w:color="auto"/>
              <w:right w:val="single" w:sz="4" w:space="0" w:color="auto"/>
            </w:tcBorders>
            <w:vAlign w:val="center"/>
          </w:tcPr>
          <w:p w:rsidR="009E52B9" w:rsidRDefault="009E52B9" w:rsidP="00273C1E">
            <w:pPr>
              <w:pStyle w:val="a5"/>
              <w:spacing w:before="93"/>
              <w:rPr>
                <w:kern w:val="2"/>
                <w:lang w:eastAsia="zh-CN"/>
              </w:rPr>
            </w:pPr>
          </w:p>
        </w:tc>
        <w:tc>
          <w:tcPr>
            <w:tcW w:w="1232" w:type="dxa"/>
            <w:tcBorders>
              <w:top w:val="single" w:sz="4" w:space="0" w:color="auto"/>
              <w:left w:val="single" w:sz="4" w:space="0" w:color="auto"/>
              <w:bottom w:val="single" w:sz="12" w:space="0" w:color="auto"/>
              <w:right w:val="single" w:sz="4" w:space="0" w:color="auto"/>
            </w:tcBorders>
            <w:vAlign w:val="center"/>
          </w:tcPr>
          <w:p w:rsidR="009E52B9" w:rsidRDefault="009E52B9" w:rsidP="00273C1E">
            <w:pPr>
              <w:pStyle w:val="a5"/>
              <w:spacing w:before="93"/>
              <w:rPr>
                <w:kern w:val="2"/>
                <w:lang w:eastAsia="zh-CN"/>
              </w:rPr>
            </w:pPr>
          </w:p>
        </w:tc>
        <w:tc>
          <w:tcPr>
            <w:tcW w:w="1181" w:type="dxa"/>
            <w:tcBorders>
              <w:top w:val="single" w:sz="4" w:space="0" w:color="auto"/>
              <w:left w:val="single" w:sz="4" w:space="0" w:color="auto"/>
              <w:bottom w:val="single" w:sz="12" w:space="0" w:color="auto"/>
              <w:right w:val="single" w:sz="12" w:space="0" w:color="auto"/>
            </w:tcBorders>
            <w:vAlign w:val="center"/>
          </w:tcPr>
          <w:p w:rsidR="009E52B9" w:rsidRDefault="009E52B9" w:rsidP="00273C1E">
            <w:pPr>
              <w:pStyle w:val="a5"/>
              <w:spacing w:before="93"/>
              <w:rPr>
                <w:kern w:val="2"/>
                <w:lang w:eastAsia="zh-CN"/>
              </w:rPr>
            </w:pPr>
          </w:p>
        </w:tc>
      </w:tr>
    </w:tbl>
    <w:p w:rsidR="009E52B9" w:rsidRDefault="009E52B9" w:rsidP="00273C1E"/>
    <w:p w:rsidR="008E7396" w:rsidRDefault="00260BA8" w:rsidP="00273C1E">
      <w:pPr>
        <w:pStyle w:val="TOC"/>
        <w:spacing w:line="360" w:lineRule="auto"/>
      </w:pPr>
      <w:r>
        <w:br w:type="page"/>
      </w:r>
    </w:p>
    <w:sdt>
      <w:sdtPr>
        <w:rPr>
          <w:rFonts w:ascii="Times New Roman" w:eastAsia="宋体" w:hAnsi="Times New Roman" w:cs="Times New Roman"/>
          <w:b w:val="0"/>
          <w:bCs w:val="0"/>
          <w:color w:val="auto"/>
          <w:kern w:val="2"/>
          <w:sz w:val="21"/>
          <w:szCs w:val="24"/>
          <w:lang w:val="zh-CN"/>
        </w:rPr>
        <w:id w:val="3659398"/>
        <w:docPartObj>
          <w:docPartGallery w:val="Table of Contents"/>
          <w:docPartUnique/>
        </w:docPartObj>
      </w:sdtPr>
      <w:sdtEndPr>
        <w:rPr>
          <w:lang w:val="en-US"/>
        </w:rPr>
      </w:sdtEndPr>
      <w:sdtContent>
        <w:p w:rsidR="008E7396" w:rsidRDefault="008E7396" w:rsidP="00C145AF">
          <w:pPr>
            <w:pStyle w:val="TOC"/>
            <w:spacing w:line="360" w:lineRule="auto"/>
            <w:jc w:val="center"/>
          </w:pPr>
          <w:r w:rsidRPr="00C145AF">
            <w:rPr>
              <w:color w:val="auto"/>
              <w:sz w:val="48"/>
              <w:szCs w:val="48"/>
              <w:lang w:val="zh-CN"/>
            </w:rPr>
            <w:t>目录</w:t>
          </w:r>
        </w:p>
        <w:p w:rsidR="00E74740" w:rsidRDefault="00EF3EF7">
          <w:pPr>
            <w:pStyle w:val="10"/>
            <w:tabs>
              <w:tab w:val="left" w:pos="420"/>
              <w:tab w:val="right" w:leader="dot" w:pos="8296"/>
            </w:tabs>
            <w:rPr>
              <w:rFonts w:asciiTheme="minorHAnsi" w:eastAsiaTheme="minorEastAsia" w:hAnsiTheme="minorHAnsi" w:cstheme="minorBidi"/>
              <w:noProof/>
              <w:szCs w:val="22"/>
            </w:rPr>
          </w:pPr>
          <w:r>
            <w:fldChar w:fldCharType="begin"/>
          </w:r>
          <w:r w:rsidR="008E7396">
            <w:instrText xml:space="preserve"> TOC \o "1-3" \h \z \u </w:instrText>
          </w:r>
          <w:r>
            <w:fldChar w:fldCharType="separate"/>
          </w:r>
          <w:hyperlink w:anchor="_Toc341645748" w:history="1">
            <w:r w:rsidR="00E74740" w:rsidRPr="00F05FD8">
              <w:rPr>
                <w:rStyle w:val="ac"/>
                <w:noProof/>
              </w:rPr>
              <w:t>1.</w:t>
            </w:r>
            <w:r w:rsidR="00E74740">
              <w:rPr>
                <w:rFonts w:asciiTheme="minorHAnsi" w:eastAsiaTheme="minorEastAsia" w:hAnsiTheme="minorHAnsi" w:cstheme="minorBidi"/>
                <w:noProof/>
                <w:szCs w:val="22"/>
              </w:rPr>
              <w:tab/>
            </w:r>
            <w:r w:rsidR="00E74740" w:rsidRPr="00F05FD8">
              <w:rPr>
                <w:rStyle w:val="ac"/>
                <w:rFonts w:hint="eastAsia"/>
                <w:noProof/>
              </w:rPr>
              <w:t>系统说明</w:t>
            </w:r>
            <w:r w:rsidR="00E74740">
              <w:rPr>
                <w:noProof/>
                <w:webHidden/>
              </w:rPr>
              <w:tab/>
            </w:r>
            <w:r w:rsidR="00E74740">
              <w:rPr>
                <w:noProof/>
                <w:webHidden/>
              </w:rPr>
              <w:fldChar w:fldCharType="begin"/>
            </w:r>
            <w:r w:rsidR="00E74740">
              <w:rPr>
                <w:noProof/>
                <w:webHidden/>
              </w:rPr>
              <w:instrText xml:space="preserve"> PAGEREF _Toc341645748 \h </w:instrText>
            </w:r>
            <w:r w:rsidR="00E74740">
              <w:rPr>
                <w:noProof/>
                <w:webHidden/>
              </w:rPr>
            </w:r>
            <w:r w:rsidR="00E74740">
              <w:rPr>
                <w:noProof/>
                <w:webHidden/>
              </w:rPr>
              <w:fldChar w:fldCharType="separate"/>
            </w:r>
            <w:r w:rsidR="00E74740">
              <w:rPr>
                <w:noProof/>
                <w:webHidden/>
              </w:rPr>
              <w:t>4</w:t>
            </w:r>
            <w:r w:rsidR="00E74740">
              <w:rPr>
                <w:noProof/>
                <w:webHidden/>
              </w:rPr>
              <w:fldChar w:fldCharType="end"/>
            </w:r>
          </w:hyperlink>
        </w:p>
        <w:p w:rsidR="00E74740" w:rsidRDefault="00A95533">
          <w:pPr>
            <w:pStyle w:val="20"/>
            <w:tabs>
              <w:tab w:val="left" w:pos="1050"/>
              <w:tab w:val="right" w:leader="dot" w:pos="8296"/>
            </w:tabs>
            <w:rPr>
              <w:rFonts w:asciiTheme="minorHAnsi" w:eastAsiaTheme="minorEastAsia" w:hAnsiTheme="minorHAnsi" w:cstheme="minorBidi"/>
              <w:noProof/>
              <w:szCs w:val="22"/>
            </w:rPr>
          </w:pPr>
          <w:hyperlink w:anchor="_Toc341645749" w:history="1">
            <w:r w:rsidR="00E74740" w:rsidRPr="00F05FD8">
              <w:rPr>
                <w:rStyle w:val="ac"/>
                <w:noProof/>
              </w:rPr>
              <w:t>1.1.</w:t>
            </w:r>
            <w:r w:rsidR="00E74740">
              <w:rPr>
                <w:rFonts w:asciiTheme="minorHAnsi" w:eastAsiaTheme="minorEastAsia" w:hAnsiTheme="minorHAnsi" w:cstheme="minorBidi"/>
                <w:noProof/>
                <w:szCs w:val="22"/>
              </w:rPr>
              <w:tab/>
            </w:r>
            <w:r w:rsidR="00E74740" w:rsidRPr="00F05FD8">
              <w:rPr>
                <w:rStyle w:val="ac"/>
                <w:rFonts w:hint="eastAsia"/>
                <w:noProof/>
              </w:rPr>
              <w:t>系统简介</w:t>
            </w:r>
            <w:r w:rsidR="00E74740">
              <w:rPr>
                <w:noProof/>
                <w:webHidden/>
              </w:rPr>
              <w:tab/>
            </w:r>
            <w:r w:rsidR="00E74740">
              <w:rPr>
                <w:noProof/>
                <w:webHidden/>
              </w:rPr>
              <w:fldChar w:fldCharType="begin"/>
            </w:r>
            <w:r w:rsidR="00E74740">
              <w:rPr>
                <w:noProof/>
                <w:webHidden/>
              </w:rPr>
              <w:instrText xml:space="preserve"> PAGEREF _Toc341645749 \h </w:instrText>
            </w:r>
            <w:r w:rsidR="00E74740">
              <w:rPr>
                <w:noProof/>
                <w:webHidden/>
              </w:rPr>
            </w:r>
            <w:r w:rsidR="00E74740">
              <w:rPr>
                <w:noProof/>
                <w:webHidden/>
              </w:rPr>
              <w:fldChar w:fldCharType="separate"/>
            </w:r>
            <w:r w:rsidR="00E74740">
              <w:rPr>
                <w:noProof/>
                <w:webHidden/>
              </w:rPr>
              <w:t>4</w:t>
            </w:r>
            <w:r w:rsidR="00E74740">
              <w:rPr>
                <w:noProof/>
                <w:webHidden/>
              </w:rPr>
              <w:fldChar w:fldCharType="end"/>
            </w:r>
          </w:hyperlink>
        </w:p>
        <w:p w:rsidR="00E74740" w:rsidRDefault="00A95533">
          <w:pPr>
            <w:pStyle w:val="20"/>
            <w:tabs>
              <w:tab w:val="left" w:pos="1050"/>
              <w:tab w:val="right" w:leader="dot" w:pos="8296"/>
            </w:tabs>
            <w:rPr>
              <w:rFonts w:asciiTheme="minorHAnsi" w:eastAsiaTheme="minorEastAsia" w:hAnsiTheme="minorHAnsi" w:cstheme="minorBidi"/>
              <w:noProof/>
              <w:szCs w:val="22"/>
            </w:rPr>
          </w:pPr>
          <w:hyperlink w:anchor="_Toc341645750" w:history="1">
            <w:r w:rsidR="00E74740" w:rsidRPr="00F05FD8">
              <w:rPr>
                <w:rStyle w:val="ac"/>
                <w:noProof/>
              </w:rPr>
              <w:t>1.2.</w:t>
            </w:r>
            <w:r w:rsidR="00E74740">
              <w:rPr>
                <w:rFonts w:asciiTheme="minorHAnsi" w:eastAsiaTheme="minorEastAsia" w:hAnsiTheme="minorHAnsi" w:cstheme="minorBidi"/>
                <w:noProof/>
                <w:szCs w:val="22"/>
              </w:rPr>
              <w:tab/>
            </w:r>
            <w:r w:rsidR="00E74740" w:rsidRPr="00F05FD8">
              <w:rPr>
                <w:rStyle w:val="ac"/>
                <w:rFonts w:hint="eastAsia"/>
                <w:noProof/>
              </w:rPr>
              <w:t>支持软件的安装</w:t>
            </w:r>
            <w:r w:rsidR="00E74740">
              <w:rPr>
                <w:noProof/>
                <w:webHidden/>
              </w:rPr>
              <w:tab/>
            </w:r>
            <w:r w:rsidR="00E74740">
              <w:rPr>
                <w:noProof/>
                <w:webHidden/>
              </w:rPr>
              <w:fldChar w:fldCharType="begin"/>
            </w:r>
            <w:r w:rsidR="00E74740">
              <w:rPr>
                <w:noProof/>
                <w:webHidden/>
              </w:rPr>
              <w:instrText xml:space="preserve"> PAGEREF _Toc341645750 \h </w:instrText>
            </w:r>
            <w:r w:rsidR="00E74740">
              <w:rPr>
                <w:noProof/>
                <w:webHidden/>
              </w:rPr>
            </w:r>
            <w:r w:rsidR="00E74740">
              <w:rPr>
                <w:noProof/>
                <w:webHidden/>
              </w:rPr>
              <w:fldChar w:fldCharType="separate"/>
            </w:r>
            <w:r w:rsidR="00E74740">
              <w:rPr>
                <w:noProof/>
                <w:webHidden/>
              </w:rPr>
              <w:t>4</w:t>
            </w:r>
            <w:r w:rsidR="00E74740">
              <w:rPr>
                <w:noProof/>
                <w:webHidden/>
              </w:rPr>
              <w:fldChar w:fldCharType="end"/>
            </w:r>
          </w:hyperlink>
        </w:p>
        <w:p w:rsidR="00E74740" w:rsidRDefault="00A95533">
          <w:pPr>
            <w:pStyle w:val="20"/>
            <w:tabs>
              <w:tab w:val="left" w:pos="1050"/>
              <w:tab w:val="right" w:leader="dot" w:pos="8296"/>
            </w:tabs>
            <w:rPr>
              <w:rFonts w:asciiTheme="minorHAnsi" w:eastAsiaTheme="minorEastAsia" w:hAnsiTheme="minorHAnsi" w:cstheme="minorBidi"/>
              <w:noProof/>
              <w:szCs w:val="22"/>
            </w:rPr>
          </w:pPr>
          <w:hyperlink w:anchor="_Toc341645751" w:history="1">
            <w:r w:rsidR="00E74740" w:rsidRPr="00F05FD8">
              <w:rPr>
                <w:rStyle w:val="ac"/>
                <w:noProof/>
              </w:rPr>
              <w:t>1.3.</w:t>
            </w:r>
            <w:r w:rsidR="00E74740">
              <w:rPr>
                <w:rFonts w:asciiTheme="minorHAnsi" w:eastAsiaTheme="minorEastAsia" w:hAnsiTheme="minorHAnsi" w:cstheme="minorBidi"/>
                <w:noProof/>
                <w:szCs w:val="22"/>
              </w:rPr>
              <w:tab/>
            </w:r>
            <w:r w:rsidR="00E74740" w:rsidRPr="00F05FD8">
              <w:rPr>
                <w:rStyle w:val="ac"/>
                <w:rFonts w:hint="eastAsia"/>
                <w:noProof/>
              </w:rPr>
              <w:t>软件的安装</w:t>
            </w:r>
            <w:r w:rsidR="00E74740">
              <w:rPr>
                <w:noProof/>
                <w:webHidden/>
              </w:rPr>
              <w:tab/>
            </w:r>
            <w:r w:rsidR="00E74740">
              <w:rPr>
                <w:noProof/>
                <w:webHidden/>
              </w:rPr>
              <w:fldChar w:fldCharType="begin"/>
            </w:r>
            <w:r w:rsidR="00E74740">
              <w:rPr>
                <w:noProof/>
                <w:webHidden/>
              </w:rPr>
              <w:instrText xml:space="preserve"> PAGEREF _Toc341645751 \h </w:instrText>
            </w:r>
            <w:r w:rsidR="00E74740">
              <w:rPr>
                <w:noProof/>
                <w:webHidden/>
              </w:rPr>
            </w:r>
            <w:r w:rsidR="00E74740">
              <w:rPr>
                <w:noProof/>
                <w:webHidden/>
              </w:rPr>
              <w:fldChar w:fldCharType="separate"/>
            </w:r>
            <w:r w:rsidR="00E74740">
              <w:rPr>
                <w:noProof/>
                <w:webHidden/>
              </w:rPr>
              <w:t>4</w:t>
            </w:r>
            <w:r w:rsidR="00E74740">
              <w:rPr>
                <w:noProof/>
                <w:webHidden/>
              </w:rPr>
              <w:fldChar w:fldCharType="end"/>
            </w:r>
          </w:hyperlink>
        </w:p>
        <w:p w:rsidR="00E74740" w:rsidRDefault="00A95533">
          <w:pPr>
            <w:pStyle w:val="10"/>
            <w:tabs>
              <w:tab w:val="left" w:pos="420"/>
              <w:tab w:val="right" w:leader="dot" w:pos="8296"/>
            </w:tabs>
            <w:rPr>
              <w:rFonts w:asciiTheme="minorHAnsi" w:eastAsiaTheme="minorEastAsia" w:hAnsiTheme="minorHAnsi" w:cstheme="minorBidi"/>
              <w:noProof/>
              <w:szCs w:val="22"/>
            </w:rPr>
          </w:pPr>
          <w:hyperlink w:anchor="_Toc341645752" w:history="1">
            <w:r w:rsidR="00E74740" w:rsidRPr="00F05FD8">
              <w:rPr>
                <w:rStyle w:val="ac"/>
                <w:noProof/>
              </w:rPr>
              <w:t>2.</w:t>
            </w:r>
            <w:r w:rsidR="00E74740">
              <w:rPr>
                <w:rFonts w:asciiTheme="minorHAnsi" w:eastAsiaTheme="minorEastAsia" w:hAnsiTheme="minorHAnsi" w:cstheme="minorBidi"/>
                <w:noProof/>
                <w:szCs w:val="22"/>
              </w:rPr>
              <w:tab/>
            </w:r>
            <w:r w:rsidR="00E74740" w:rsidRPr="00F05FD8">
              <w:rPr>
                <w:rStyle w:val="ac"/>
                <w:rFonts w:hint="eastAsia"/>
                <w:noProof/>
              </w:rPr>
              <w:t>使用过程</w:t>
            </w:r>
            <w:r w:rsidR="00E74740">
              <w:rPr>
                <w:noProof/>
                <w:webHidden/>
              </w:rPr>
              <w:tab/>
            </w:r>
            <w:r w:rsidR="00E74740">
              <w:rPr>
                <w:noProof/>
                <w:webHidden/>
              </w:rPr>
              <w:fldChar w:fldCharType="begin"/>
            </w:r>
            <w:r w:rsidR="00E74740">
              <w:rPr>
                <w:noProof/>
                <w:webHidden/>
              </w:rPr>
              <w:instrText xml:space="preserve"> PAGEREF _Toc341645752 \h </w:instrText>
            </w:r>
            <w:r w:rsidR="00E74740">
              <w:rPr>
                <w:noProof/>
                <w:webHidden/>
              </w:rPr>
            </w:r>
            <w:r w:rsidR="00E74740">
              <w:rPr>
                <w:noProof/>
                <w:webHidden/>
              </w:rPr>
              <w:fldChar w:fldCharType="separate"/>
            </w:r>
            <w:r w:rsidR="00E74740">
              <w:rPr>
                <w:noProof/>
                <w:webHidden/>
              </w:rPr>
              <w:t>5</w:t>
            </w:r>
            <w:r w:rsidR="00E74740">
              <w:rPr>
                <w:noProof/>
                <w:webHidden/>
              </w:rPr>
              <w:fldChar w:fldCharType="end"/>
            </w:r>
          </w:hyperlink>
        </w:p>
        <w:p w:rsidR="00E74740" w:rsidRDefault="00A95533">
          <w:pPr>
            <w:pStyle w:val="20"/>
            <w:tabs>
              <w:tab w:val="left" w:pos="1050"/>
              <w:tab w:val="right" w:leader="dot" w:pos="8296"/>
            </w:tabs>
            <w:rPr>
              <w:rFonts w:asciiTheme="minorHAnsi" w:eastAsiaTheme="minorEastAsia" w:hAnsiTheme="minorHAnsi" w:cstheme="minorBidi"/>
              <w:noProof/>
              <w:szCs w:val="22"/>
            </w:rPr>
          </w:pPr>
          <w:hyperlink w:anchor="_Toc341645753" w:history="1">
            <w:r w:rsidR="00E74740" w:rsidRPr="00F05FD8">
              <w:rPr>
                <w:rStyle w:val="ac"/>
                <w:noProof/>
              </w:rPr>
              <w:t>2.1.</w:t>
            </w:r>
            <w:r w:rsidR="00E74740">
              <w:rPr>
                <w:rFonts w:asciiTheme="minorHAnsi" w:eastAsiaTheme="minorEastAsia" w:hAnsiTheme="minorHAnsi" w:cstheme="minorBidi"/>
                <w:noProof/>
                <w:szCs w:val="22"/>
              </w:rPr>
              <w:tab/>
            </w:r>
            <w:r w:rsidR="00E74740" w:rsidRPr="00F05FD8">
              <w:rPr>
                <w:rStyle w:val="ac"/>
                <w:rFonts w:hint="eastAsia"/>
                <w:noProof/>
              </w:rPr>
              <w:t>支持</w:t>
            </w:r>
            <w:r w:rsidR="00E74740" w:rsidRPr="00F05FD8">
              <w:rPr>
                <w:rStyle w:val="ac"/>
                <w:noProof/>
              </w:rPr>
              <w:t>AJAX</w:t>
            </w:r>
            <w:r w:rsidR="00E74740" w:rsidRPr="00F05FD8">
              <w:rPr>
                <w:rStyle w:val="ac"/>
                <w:rFonts w:hint="eastAsia"/>
                <w:noProof/>
              </w:rPr>
              <w:t>的定址网络爬虫模块的使用</w:t>
            </w:r>
            <w:r w:rsidR="00E74740">
              <w:rPr>
                <w:noProof/>
                <w:webHidden/>
              </w:rPr>
              <w:tab/>
            </w:r>
            <w:r w:rsidR="00E74740">
              <w:rPr>
                <w:noProof/>
                <w:webHidden/>
              </w:rPr>
              <w:fldChar w:fldCharType="begin"/>
            </w:r>
            <w:r w:rsidR="00E74740">
              <w:rPr>
                <w:noProof/>
                <w:webHidden/>
              </w:rPr>
              <w:instrText xml:space="preserve"> PAGEREF _Toc341645753 \h </w:instrText>
            </w:r>
            <w:r w:rsidR="00E74740">
              <w:rPr>
                <w:noProof/>
                <w:webHidden/>
              </w:rPr>
            </w:r>
            <w:r w:rsidR="00E74740">
              <w:rPr>
                <w:noProof/>
                <w:webHidden/>
              </w:rPr>
              <w:fldChar w:fldCharType="separate"/>
            </w:r>
            <w:r w:rsidR="00E74740">
              <w:rPr>
                <w:noProof/>
                <w:webHidden/>
              </w:rPr>
              <w:t>5</w:t>
            </w:r>
            <w:r w:rsidR="00E74740">
              <w:rPr>
                <w:noProof/>
                <w:webHidden/>
              </w:rPr>
              <w:fldChar w:fldCharType="end"/>
            </w:r>
          </w:hyperlink>
        </w:p>
        <w:p w:rsidR="00E74740" w:rsidRDefault="00A95533">
          <w:pPr>
            <w:pStyle w:val="30"/>
            <w:tabs>
              <w:tab w:val="left" w:pos="1680"/>
              <w:tab w:val="right" w:leader="dot" w:pos="8296"/>
            </w:tabs>
            <w:rPr>
              <w:rFonts w:asciiTheme="minorHAnsi" w:eastAsiaTheme="minorEastAsia" w:hAnsiTheme="minorHAnsi" w:cstheme="minorBidi"/>
              <w:noProof/>
              <w:szCs w:val="22"/>
            </w:rPr>
          </w:pPr>
          <w:hyperlink w:anchor="_Toc341645754" w:history="1">
            <w:r w:rsidR="00E74740" w:rsidRPr="00F05FD8">
              <w:rPr>
                <w:rStyle w:val="ac"/>
                <w:noProof/>
              </w:rPr>
              <w:t>2.1.1.</w:t>
            </w:r>
            <w:r w:rsidR="00E74740">
              <w:rPr>
                <w:rFonts w:asciiTheme="minorHAnsi" w:eastAsiaTheme="minorEastAsia" w:hAnsiTheme="minorHAnsi" w:cstheme="minorBidi"/>
                <w:noProof/>
                <w:szCs w:val="22"/>
              </w:rPr>
              <w:tab/>
            </w:r>
            <w:r w:rsidR="00E74740" w:rsidRPr="00F05FD8">
              <w:rPr>
                <w:rStyle w:val="ac"/>
                <w:rFonts w:hint="eastAsia"/>
                <w:noProof/>
              </w:rPr>
              <w:t>工具运行起始界面</w:t>
            </w:r>
            <w:r w:rsidR="00E74740">
              <w:rPr>
                <w:noProof/>
                <w:webHidden/>
              </w:rPr>
              <w:tab/>
            </w:r>
            <w:r w:rsidR="00E74740">
              <w:rPr>
                <w:noProof/>
                <w:webHidden/>
              </w:rPr>
              <w:fldChar w:fldCharType="begin"/>
            </w:r>
            <w:r w:rsidR="00E74740">
              <w:rPr>
                <w:noProof/>
                <w:webHidden/>
              </w:rPr>
              <w:instrText xml:space="preserve"> PAGEREF _Toc341645754 \h </w:instrText>
            </w:r>
            <w:r w:rsidR="00E74740">
              <w:rPr>
                <w:noProof/>
                <w:webHidden/>
              </w:rPr>
            </w:r>
            <w:r w:rsidR="00E74740">
              <w:rPr>
                <w:noProof/>
                <w:webHidden/>
              </w:rPr>
              <w:fldChar w:fldCharType="separate"/>
            </w:r>
            <w:r w:rsidR="00E74740">
              <w:rPr>
                <w:noProof/>
                <w:webHidden/>
              </w:rPr>
              <w:t>5</w:t>
            </w:r>
            <w:r w:rsidR="00E74740">
              <w:rPr>
                <w:noProof/>
                <w:webHidden/>
              </w:rPr>
              <w:fldChar w:fldCharType="end"/>
            </w:r>
          </w:hyperlink>
        </w:p>
        <w:p w:rsidR="00E74740" w:rsidRDefault="00A95533">
          <w:pPr>
            <w:pStyle w:val="30"/>
            <w:tabs>
              <w:tab w:val="left" w:pos="1680"/>
              <w:tab w:val="right" w:leader="dot" w:pos="8296"/>
            </w:tabs>
            <w:rPr>
              <w:rFonts w:asciiTheme="minorHAnsi" w:eastAsiaTheme="minorEastAsia" w:hAnsiTheme="minorHAnsi" w:cstheme="minorBidi"/>
              <w:noProof/>
              <w:szCs w:val="22"/>
            </w:rPr>
          </w:pPr>
          <w:hyperlink w:anchor="_Toc341645755" w:history="1">
            <w:r w:rsidR="00E74740" w:rsidRPr="00F05FD8">
              <w:rPr>
                <w:rStyle w:val="ac"/>
                <w:noProof/>
              </w:rPr>
              <w:t>2.1.2.</w:t>
            </w:r>
            <w:r w:rsidR="00E74740">
              <w:rPr>
                <w:rFonts w:asciiTheme="minorHAnsi" w:eastAsiaTheme="minorEastAsia" w:hAnsiTheme="minorHAnsi" w:cstheme="minorBidi"/>
                <w:noProof/>
                <w:szCs w:val="22"/>
              </w:rPr>
              <w:tab/>
            </w:r>
            <w:r w:rsidR="00E74740" w:rsidRPr="00F05FD8">
              <w:rPr>
                <w:rStyle w:val="ac"/>
                <w:noProof/>
              </w:rPr>
              <w:t>Url</w:t>
            </w:r>
            <w:r w:rsidR="00E74740" w:rsidRPr="00F05FD8">
              <w:rPr>
                <w:rStyle w:val="ac"/>
                <w:rFonts w:hint="eastAsia"/>
                <w:noProof/>
              </w:rPr>
              <w:t>提取</w:t>
            </w:r>
            <w:r w:rsidR="00E74740">
              <w:rPr>
                <w:noProof/>
                <w:webHidden/>
              </w:rPr>
              <w:tab/>
            </w:r>
            <w:r w:rsidR="00E74740">
              <w:rPr>
                <w:noProof/>
                <w:webHidden/>
              </w:rPr>
              <w:fldChar w:fldCharType="begin"/>
            </w:r>
            <w:r w:rsidR="00E74740">
              <w:rPr>
                <w:noProof/>
                <w:webHidden/>
              </w:rPr>
              <w:instrText xml:space="preserve"> PAGEREF _Toc341645755 \h </w:instrText>
            </w:r>
            <w:r w:rsidR="00E74740">
              <w:rPr>
                <w:noProof/>
                <w:webHidden/>
              </w:rPr>
            </w:r>
            <w:r w:rsidR="00E74740">
              <w:rPr>
                <w:noProof/>
                <w:webHidden/>
              </w:rPr>
              <w:fldChar w:fldCharType="separate"/>
            </w:r>
            <w:r w:rsidR="00E74740">
              <w:rPr>
                <w:noProof/>
                <w:webHidden/>
              </w:rPr>
              <w:t>5</w:t>
            </w:r>
            <w:r w:rsidR="00E74740">
              <w:rPr>
                <w:noProof/>
                <w:webHidden/>
              </w:rPr>
              <w:fldChar w:fldCharType="end"/>
            </w:r>
          </w:hyperlink>
        </w:p>
        <w:p w:rsidR="00E74740" w:rsidRDefault="00A95533">
          <w:pPr>
            <w:pStyle w:val="30"/>
            <w:tabs>
              <w:tab w:val="left" w:pos="1680"/>
              <w:tab w:val="right" w:leader="dot" w:pos="8296"/>
            </w:tabs>
            <w:rPr>
              <w:rFonts w:asciiTheme="minorHAnsi" w:eastAsiaTheme="minorEastAsia" w:hAnsiTheme="minorHAnsi" w:cstheme="minorBidi"/>
              <w:noProof/>
              <w:szCs w:val="22"/>
            </w:rPr>
          </w:pPr>
          <w:hyperlink w:anchor="_Toc341645756" w:history="1">
            <w:r w:rsidR="00E74740" w:rsidRPr="00F05FD8">
              <w:rPr>
                <w:rStyle w:val="ac"/>
                <w:noProof/>
              </w:rPr>
              <w:t>2.1.3.</w:t>
            </w:r>
            <w:r w:rsidR="00E74740">
              <w:rPr>
                <w:rFonts w:asciiTheme="minorHAnsi" w:eastAsiaTheme="minorEastAsia" w:hAnsiTheme="minorHAnsi" w:cstheme="minorBidi"/>
                <w:noProof/>
                <w:szCs w:val="22"/>
              </w:rPr>
              <w:tab/>
            </w:r>
            <w:r w:rsidR="00E74740" w:rsidRPr="00F05FD8">
              <w:rPr>
                <w:rStyle w:val="ac"/>
                <w:rFonts w:hint="eastAsia"/>
                <w:noProof/>
              </w:rPr>
              <w:t>批量抓取网页</w:t>
            </w:r>
            <w:r w:rsidR="00E74740">
              <w:rPr>
                <w:noProof/>
                <w:webHidden/>
              </w:rPr>
              <w:tab/>
            </w:r>
            <w:r w:rsidR="00E74740">
              <w:rPr>
                <w:noProof/>
                <w:webHidden/>
              </w:rPr>
              <w:fldChar w:fldCharType="begin"/>
            </w:r>
            <w:r w:rsidR="00E74740">
              <w:rPr>
                <w:noProof/>
                <w:webHidden/>
              </w:rPr>
              <w:instrText xml:space="preserve"> PAGEREF _Toc341645756 \h </w:instrText>
            </w:r>
            <w:r w:rsidR="00E74740">
              <w:rPr>
                <w:noProof/>
                <w:webHidden/>
              </w:rPr>
            </w:r>
            <w:r w:rsidR="00E74740">
              <w:rPr>
                <w:noProof/>
                <w:webHidden/>
              </w:rPr>
              <w:fldChar w:fldCharType="separate"/>
            </w:r>
            <w:r w:rsidR="00E74740">
              <w:rPr>
                <w:noProof/>
                <w:webHidden/>
              </w:rPr>
              <w:t>9</w:t>
            </w:r>
            <w:r w:rsidR="00E74740">
              <w:rPr>
                <w:noProof/>
                <w:webHidden/>
              </w:rPr>
              <w:fldChar w:fldCharType="end"/>
            </w:r>
          </w:hyperlink>
        </w:p>
        <w:p w:rsidR="00E74740" w:rsidRDefault="00A95533">
          <w:pPr>
            <w:pStyle w:val="30"/>
            <w:tabs>
              <w:tab w:val="left" w:pos="1680"/>
              <w:tab w:val="right" w:leader="dot" w:pos="8296"/>
            </w:tabs>
            <w:rPr>
              <w:rFonts w:asciiTheme="minorHAnsi" w:eastAsiaTheme="minorEastAsia" w:hAnsiTheme="minorHAnsi" w:cstheme="minorBidi"/>
              <w:noProof/>
              <w:szCs w:val="22"/>
            </w:rPr>
          </w:pPr>
          <w:hyperlink w:anchor="_Toc341645757" w:history="1">
            <w:r w:rsidR="00E74740" w:rsidRPr="00F05FD8">
              <w:rPr>
                <w:rStyle w:val="ac"/>
                <w:noProof/>
              </w:rPr>
              <w:t>2.1.4.</w:t>
            </w:r>
            <w:r w:rsidR="00E74740">
              <w:rPr>
                <w:rFonts w:asciiTheme="minorHAnsi" w:eastAsiaTheme="minorEastAsia" w:hAnsiTheme="minorHAnsi" w:cstheme="minorBidi"/>
                <w:noProof/>
                <w:szCs w:val="22"/>
              </w:rPr>
              <w:tab/>
            </w:r>
            <w:r w:rsidR="00E74740" w:rsidRPr="00F05FD8">
              <w:rPr>
                <w:rStyle w:val="ac"/>
                <w:rFonts w:hint="eastAsia"/>
                <w:noProof/>
              </w:rPr>
              <w:t>抓取需要登录或注册才能访问的页面</w:t>
            </w:r>
            <w:r w:rsidR="00E74740">
              <w:rPr>
                <w:noProof/>
                <w:webHidden/>
              </w:rPr>
              <w:tab/>
            </w:r>
            <w:r w:rsidR="00E74740">
              <w:rPr>
                <w:noProof/>
                <w:webHidden/>
              </w:rPr>
              <w:fldChar w:fldCharType="begin"/>
            </w:r>
            <w:r w:rsidR="00E74740">
              <w:rPr>
                <w:noProof/>
                <w:webHidden/>
              </w:rPr>
              <w:instrText xml:space="preserve"> PAGEREF _Toc341645757 \h </w:instrText>
            </w:r>
            <w:r w:rsidR="00E74740">
              <w:rPr>
                <w:noProof/>
                <w:webHidden/>
              </w:rPr>
            </w:r>
            <w:r w:rsidR="00E74740">
              <w:rPr>
                <w:noProof/>
                <w:webHidden/>
              </w:rPr>
              <w:fldChar w:fldCharType="separate"/>
            </w:r>
            <w:r w:rsidR="00E74740">
              <w:rPr>
                <w:noProof/>
                <w:webHidden/>
              </w:rPr>
              <w:t>11</w:t>
            </w:r>
            <w:r w:rsidR="00E74740">
              <w:rPr>
                <w:noProof/>
                <w:webHidden/>
              </w:rPr>
              <w:fldChar w:fldCharType="end"/>
            </w:r>
          </w:hyperlink>
        </w:p>
        <w:p w:rsidR="00E74740" w:rsidRDefault="00A95533">
          <w:pPr>
            <w:pStyle w:val="30"/>
            <w:tabs>
              <w:tab w:val="left" w:pos="1680"/>
              <w:tab w:val="right" w:leader="dot" w:pos="8296"/>
            </w:tabs>
            <w:rPr>
              <w:rFonts w:asciiTheme="minorHAnsi" w:eastAsiaTheme="minorEastAsia" w:hAnsiTheme="minorHAnsi" w:cstheme="minorBidi"/>
              <w:noProof/>
              <w:szCs w:val="22"/>
            </w:rPr>
          </w:pPr>
          <w:hyperlink w:anchor="_Toc341645758" w:history="1">
            <w:r w:rsidR="00E74740" w:rsidRPr="00F05FD8">
              <w:rPr>
                <w:rStyle w:val="ac"/>
                <w:noProof/>
              </w:rPr>
              <w:t>2.1.5.</w:t>
            </w:r>
            <w:r w:rsidR="00E74740">
              <w:rPr>
                <w:rFonts w:asciiTheme="minorHAnsi" w:eastAsiaTheme="minorEastAsia" w:hAnsiTheme="minorHAnsi" w:cstheme="minorBidi"/>
                <w:noProof/>
                <w:szCs w:val="22"/>
              </w:rPr>
              <w:tab/>
            </w:r>
            <w:r w:rsidR="00E74740" w:rsidRPr="00F05FD8">
              <w:rPr>
                <w:rStyle w:val="ac"/>
                <w:rFonts w:hint="eastAsia"/>
                <w:noProof/>
              </w:rPr>
              <w:t>配置功能</w:t>
            </w:r>
            <w:r w:rsidR="00E74740">
              <w:rPr>
                <w:noProof/>
                <w:webHidden/>
              </w:rPr>
              <w:tab/>
            </w:r>
            <w:r w:rsidR="00E74740">
              <w:rPr>
                <w:noProof/>
                <w:webHidden/>
              </w:rPr>
              <w:fldChar w:fldCharType="begin"/>
            </w:r>
            <w:r w:rsidR="00E74740">
              <w:rPr>
                <w:noProof/>
                <w:webHidden/>
              </w:rPr>
              <w:instrText xml:space="preserve"> PAGEREF _Toc341645758 \h </w:instrText>
            </w:r>
            <w:r w:rsidR="00E74740">
              <w:rPr>
                <w:noProof/>
                <w:webHidden/>
              </w:rPr>
            </w:r>
            <w:r w:rsidR="00E74740">
              <w:rPr>
                <w:noProof/>
                <w:webHidden/>
              </w:rPr>
              <w:fldChar w:fldCharType="separate"/>
            </w:r>
            <w:r w:rsidR="00E74740">
              <w:rPr>
                <w:noProof/>
                <w:webHidden/>
              </w:rPr>
              <w:t>13</w:t>
            </w:r>
            <w:r w:rsidR="00E74740">
              <w:rPr>
                <w:noProof/>
                <w:webHidden/>
              </w:rPr>
              <w:fldChar w:fldCharType="end"/>
            </w:r>
          </w:hyperlink>
        </w:p>
        <w:p w:rsidR="00E74740" w:rsidRDefault="00A95533">
          <w:pPr>
            <w:pStyle w:val="30"/>
            <w:tabs>
              <w:tab w:val="left" w:pos="1680"/>
              <w:tab w:val="right" w:leader="dot" w:pos="8296"/>
            </w:tabs>
            <w:rPr>
              <w:rFonts w:asciiTheme="minorHAnsi" w:eastAsiaTheme="minorEastAsia" w:hAnsiTheme="minorHAnsi" w:cstheme="minorBidi"/>
              <w:noProof/>
              <w:szCs w:val="22"/>
            </w:rPr>
          </w:pPr>
          <w:hyperlink w:anchor="_Toc341645759" w:history="1">
            <w:r w:rsidR="00E74740" w:rsidRPr="00F05FD8">
              <w:rPr>
                <w:rStyle w:val="ac"/>
                <w:noProof/>
              </w:rPr>
              <w:t>2.1.6.</w:t>
            </w:r>
            <w:r w:rsidR="00E74740">
              <w:rPr>
                <w:rFonts w:asciiTheme="minorHAnsi" w:eastAsiaTheme="minorEastAsia" w:hAnsiTheme="minorHAnsi" w:cstheme="minorBidi"/>
                <w:noProof/>
                <w:szCs w:val="22"/>
              </w:rPr>
              <w:tab/>
            </w:r>
            <w:r w:rsidR="00E74740" w:rsidRPr="00F05FD8">
              <w:rPr>
                <w:rStyle w:val="ac"/>
                <w:rFonts w:hint="eastAsia"/>
                <w:noProof/>
              </w:rPr>
              <w:t>翻页脚本</w:t>
            </w:r>
            <w:r w:rsidR="00E74740">
              <w:rPr>
                <w:noProof/>
                <w:webHidden/>
              </w:rPr>
              <w:tab/>
            </w:r>
            <w:r w:rsidR="00E74740">
              <w:rPr>
                <w:noProof/>
                <w:webHidden/>
              </w:rPr>
              <w:fldChar w:fldCharType="begin"/>
            </w:r>
            <w:r w:rsidR="00E74740">
              <w:rPr>
                <w:noProof/>
                <w:webHidden/>
              </w:rPr>
              <w:instrText xml:space="preserve"> PAGEREF _Toc341645759 \h </w:instrText>
            </w:r>
            <w:r w:rsidR="00E74740">
              <w:rPr>
                <w:noProof/>
                <w:webHidden/>
              </w:rPr>
            </w:r>
            <w:r w:rsidR="00E74740">
              <w:rPr>
                <w:noProof/>
                <w:webHidden/>
              </w:rPr>
              <w:fldChar w:fldCharType="separate"/>
            </w:r>
            <w:r w:rsidR="00E74740">
              <w:rPr>
                <w:noProof/>
                <w:webHidden/>
              </w:rPr>
              <w:t>13</w:t>
            </w:r>
            <w:r w:rsidR="00E74740">
              <w:rPr>
                <w:noProof/>
                <w:webHidden/>
              </w:rPr>
              <w:fldChar w:fldCharType="end"/>
            </w:r>
          </w:hyperlink>
        </w:p>
        <w:p w:rsidR="00E74740" w:rsidRDefault="00A95533">
          <w:pPr>
            <w:pStyle w:val="30"/>
            <w:tabs>
              <w:tab w:val="left" w:pos="1680"/>
              <w:tab w:val="right" w:leader="dot" w:pos="8296"/>
            </w:tabs>
            <w:rPr>
              <w:rFonts w:asciiTheme="minorHAnsi" w:eastAsiaTheme="minorEastAsia" w:hAnsiTheme="minorHAnsi" w:cstheme="minorBidi"/>
              <w:noProof/>
              <w:szCs w:val="22"/>
            </w:rPr>
          </w:pPr>
          <w:hyperlink w:anchor="_Toc341645760" w:history="1">
            <w:r w:rsidR="00E74740" w:rsidRPr="00F05FD8">
              <w:rPr>
                <w:rStyle w:val="ac"/>
                <w:noProof/>
              </w:rPr>
              <w:t>2.1.7.</w:t>
            </w:r>
            <w:r w:rsidR="00E74740">
              <w:rPr>
                <w:rFonts w:asciiTheme="minorHAnsi" w:eastAsiaTheme="minorEastAsia" w:hAnsiTheme="minorHAnsi" w:cstheme="minorBidi"/>
                <w:noProof/>
                <w:szCs w:val="22"/>
              </w:rPr>
              <w:tab/>
            </w:r>
            <w:r w:rsidR="00E74740" w:rsidRPr="00F05FD8">
              <w:rPr>
                <w:rStyle w:val="ac"/>
                <w:rFonts w:hint="eastAsia"/>
                <w:noProof/>
              </w:rPr>
              <w:t>自动生成翻页脚本</w:t>
            </w:r>
            <w:r w:rsidR="00E74740">
              <w:rPr>
                <w:noProof/>
                <w:webHidden/>
              </w:rPr>
              <w:tab/>
            </w:r>
            <w:r w:rsidR="00E74740">
              <w:rPr>
                <w:noProof/>
                <w:webHidden/>
              </w:rPr>
              <w:fldChar w:fldCharType="begin"/>
            </w:r>
            <w:r w:rsidR="00E74740">
              <w:rPr>
                <w:noProof/>
                <w:webHidden/>
              </w:rPr>
              <w:instrText xml:space="preserve"> PAGEREF _Toc341645760 \h </w:instrText>
            </w:r>
            <w:r w:rsidR="00E74740">
              <w:rPr>
                <w:noProof/>
                <w:webHidden/>
              </w:rPr>
            </w:r>
            <w:r w:rsidR="00E74740">
              <w:rPr>
                <w:noProof/>
                <w:webHidden/>
              </w:rPr>
              <w:fldChar w:fldCharType="separate"/>
            </w:r>
            <w:r w:rsidR="00E74740">
              <w:rPr>
                <w:noProof/>
                <w:webHidden/>
              </w:rPr>
              <w:t>17</w:t>
            </w:r>
            <w:r w:rsidR="00E74740">
              <w:rPr>
                <w:noProof/>
                <w:webHidden/>
              </w:rPr>
              <w:fldChar w:fldCharType="end"/>
            </w:r>
          </w:hyperlink>
        </w:p>
        <w:p w:rsidR="00E74740" w:rsidRDefault="00A95533">
          <w:pPr>
            <w:pStyle w:val="30"/>
            <w:tabs>
              <w:tab w:val="left" w:pos="1680"/>
              <w:tab w:val="right" w:leader="dot" w:pos="8296"/>
            </w:tabs>
            <w:rPr>
              <w:rFonts w:asciiTheme="minorHAnsi" w:eastAsiaTheme="minorEastAsia" w:hAnsiTheme="minorHAnsi" w:cstheme="minorBidi"/>
              <w:noProof/>
              <w:szCs w:val="22"/>
            </w:rPr>
          </w:pPr>
          <w:hyperlink w:anchor="_Toc341645761" w:history="1">
            <w:r w:rsidR="00E74740" w:rsidRPr="00F05FD8">
              <w:rPr>
                <w:rStyle w:val="ac"/>
                <w:noProof/>
              </w:rPr>
              <w:t>2.1.8.</w:t>
            </w:r>
            <w:r w:rsidR="00E74740">
              <w:rPr>
                <w:rFonts w:asciiTheme="minorHAnsi" w:eastAsiaTheme="minorEastAsia" w:hAnsiTheme="minorHAnsi" w:cstheme="minorBidi"/>
                <w:noProof/>
                <w:szCs w:val="22"/>
              </w:rPr>
              <w:tab/>
            </w:r>
            <w:r w:rsidR="00E74740" w:rsidRPr="00F05FD8">
              <w:rPr>
                <w:rStyle w:val="ac"/>
                <w:rFonts w:hint="eastAsia"/>
                <w:noProof/>
              </w:rPr>
              <w:t>出错处理和恢复</w:t>
            </w:r>
            <w:r w:rsidR="00E74740">
              <w:rPr>
                <w:noProof/>
                <w:webHidden/>
              </w:rPr>
              <w:tab/>
            </w:r>
            <w:r w:rsidR="00E74740">
              <w:rPr>
                <w:noProof/>
                <w:webHidden/>
              </w:rPr>
              <w:fldChar w:fldCharType="begin"/>
            </w:r>
            <w:r w:rsidR="00E74740">
              <w:rPr>
                <w:noProof/>
                <w:webHidden/>
              </w:rPr>
              <w:instrText xml:space="preserve"> PAGEREF _Toc341645761 \h </w:instrText>
            </w:r>
            <w:r w:rsidR="00E74740">
              <w:rPr>
                <w:noProof/>
                <w:webHidden/>
              </w:rPr>
            </w:r>
            <w:r w:rsidR="00E74740">
              <w:rPr>
                <w:noProof/>
                <w:webHidden/>
              </w:rPr>
              <w:fldChar w:fldCharType="separate"/>
            </w:r>
            <w:r w:rsidR="00E74740">
              <w:rPr>
                <w:noProof/>
                <w:webHidden/>
              </w:rPr>
              <w:t>20</w:t>
            </w:r>
            <w:r w:rsidR="00E74740">
              <w:rPr>
                <w:noProof/>
                <w:webHidden/>
              </w:rPr>
              <w:fldChar w:fldCharType="end"/>
            </w:r>
          </w:hyperlink>
        </w:p>
        <w:p w:rsidR="00E74740" w:rsidRDefault="00A95533">
          <w:pPr>
            <w:pStyle w:val="20"/>
            <w:tabs>
              <w:tab w:val="left" w:pos="1050"/>
              <w:tab w:val="right" w:leader="dot" w:pos="8296"/>
            </w:tabs>
            <w:rPr>
              <w:rFonts w:asciiTheme="minorHAnsi" w:eastAsiaTheme="minorEastAsia" w:hAnsiTheme="minorHAnsi" w:cstheme="minorBidi"/>
              <w:noProof/>
              <w:szCs w:val="22"/>
            </w:rPr>
          </w:pPr>
          <w:hyperlink w:anchor="_Toc341645762" w:history="1">
            <w:r w:rsidR="00E74740" w:rsidRPr="00F05FD8">
              <w:rPr>
                <w:rStyle w:val="ac"/>
                <w:noProof/>
              </w:rPr>
              <w:t>2.2.</w:t>
            </w:r>
            <w:r w:rsidR="00E74740">
              <w:rPr>
                <w:rFonts w:asciiTheme="minorHAnsi" w:eastAsiaTheme="minorEastAsia" w:hAnsiTheme="minorHAnsi" w:cstheme="minorBidi"/>
                <w:noProof/>
                <w:szCs w:val="22"/>
              </w:rPr>
              <w:tab/>
            </w:r>
            <w:r w:rsidR="00E74740" w:rsidRPr="00F05FD8">
              <w:rPr>
                <w:rStyle w:val="ac"/>
                <w:rFonts w:hint="eastAsia"/>
                <w:noProof/>
              </w:rPr>
              <w:t>网页数据精确抽取模块的使用</w:t>
            </w:r>
            <w:r w:rsidR="00E74740">
              <w:rPr>
                <w:noProof/>
                <w:webHidden/>
              </w:rPr>
              <w:tab/>
            </w:r>
            <w:r w:rsidR="00E74740">
              <w:rPr>
                <w:noProof/>
                <w:webHidden/>
              </w:rPr>
              <w:fldChar w:fldCharType="begin"/>
            </w:r>
            <w:r w:rsidR="00E74740">
              <w:rPr>
                <w:noProof/>
                <w:webHidden/>
              </w:rPr>
              <w:instrText xml:space="preserve"> PAGEREF _Toc341645762 \h </w:instrText>
            </w:r>
            <w:r w:rsidR="00E74740">
              <w:rPr>
                <w:noProof/>
                <w:webHidden/>
              </w:rPr>
            </w:r>
            <w:r w:rsidR="00E74740">
              <w:rPr>
                <w:noProof/>
                <w:webHidden/>
              </w:rPr>
              <w:fldChar w:fldCharType="separate"/>
            </w:r>
            <w:r w:rsidR="00E74740">
              <w:rPr>
                <w:noProof/>
                <w:webHidden/>
              </w:rPr>
              <w:t>20</w:t>
            </w:r>
            <w:r w:rsidR="00E74740">
              <w:rPr>
                <w:noProof/>
                <w:webHidden/>
              </w:rPr>
              <w:fldChar w:fldCharType="end"/>
            </w:r>
          </w:hyperlink>
        </w:p>
        <w:p w:rsidR="00E74740" w:rsidRDefault="00A95533">
          <w:pPr>
            <w:pStyle w:val="30"/>
            <w:tabs>
              <w:tab w:val="left" w:pos="1680"/>
              <w:tab w:val="right" w:leader="dot" w:pos="8296"/>
            </w:tabs>
            <w:rPr>
              <w:rFonts w:asciiTheme="minorHAnsi" w:eastAsiaTheme="minorEastAsia" w:hAnsiTheme="minorHAnsi" w:cstheme="minorBidi"/>
              <w:noProof/>
              <w:szCs w:val="22"/>
            </w:rPr>
          </w:pPr>
          <w:hyperlink w:anchor="_Toc341645763" w:history="1">
            <w:r w:rsidR="00E74740" w:rsidRPr="00F05FD8">
              <w:rPr>
                <w:rStyle w:val="ac"/>
                <w:noProof/>
              </w:rPr>
              <w:t>2.2.1.</w:t>
            </w:r>
            <w:r w:rsidR="00E74740">
              <w:rPr>
                <w:rFonts w:asciiTheme="minorHAnsi" w:eastAsiaTheme="minorEastAsia" w:hAnsiTheme="minorHAnsi" w:cstheme="minorBidi"/>
                <w:noProof/>
                <w:szCs w:val="22"/>
              </w:rPr>
              <w:tab/>
            </w:r>
            <w:r w:rsidR="00E74740" w:rsidRPr="00F05FD8">
              <w:rPr>
                <w:rStyle w:val="ac"/>
                <w:rFonts w:hint="eastAsia"/>
                <w:noProof/>
              </w:rPr>
              <w:t>数据集准备</w:t>
            </w:r>
            <w:r w:rsidR="00E74740">
              <w:rPr>
                <w:noProof/>
                <w:webHidden/>
              </w:rPr>
              <w:tab/>
            </w:r>
            <w:r w:rsidR="00E74740">
              <w:rPr>
                <w:noProof/>
                <w:webHidden/>
              </w:rPr>
              <w:fldChar w:fldCharType="begin"/>
            </w:r>
            <w:r w:rsidR="00E74740">
              <w:rPr>
                <w:noProof/>
                <w:webHidden/>
              </w:rPr>
              <w:instrText xml:space="preserve"> PAGEREF _Toc341645763 \h </w:instrText>
            </w:r>
            <w:r w:rsidR="00E74740">
              <w:rPr>
                <w:noProof/>
                <w:webHidden/>
              </w:rPr>
            </w:r>
            <w:r w:rsidR="00E74740">
              <w:rPr>
                <w:noProof/>
                <w:webHidden/>
              </w:rPr>
              <w:fldChar w:fldCharType="separate"/>
            </w:r>
            <w:r w:rsidR="00E74740">
              <w:rPr>
                <w:noProof/>
                <w:webHidden/>
              </w:rPr>
              <w:t>20</w:t>
            </w:r>
            <w:r w:rsidR="00E74740">
              <w:rPr>
                <w:noProof/>
                <w:webHidden/>
              </w:rPr>
              <w:fldChar w:fldCharType="end"/>
            </w:r>
          </w:hyperlink>
        </w:p>
        <w:p w:rsidR="00E74740" w:rsidRDefault="00A95533">
          <w:pPr>
            <w:pStyle w:val="30"/>
            <w:tabs>
              <w:tab w:val="left" w:pos="1680"/>
              <w:tab w:val="right" w:leader="dot" w:pos="8296"/>
            </w:tabs>
            <w:rPr>
              <w:rFonts w:asciiTheme="minorHAnsi" w:eastAsiaTheme="minorEastAsia" w:hAnsiTheme="minorHAnsi" w:cstheme="minorBidi"/>
              <w:noProof/>
              <w:szCs w:val="22"/>
            </w:rPr>
          </w:pPr>
          <w:hyperlink w:anchor="_Toc341645764" w:history="1">
            <w:r w:rsidR="00E74740" w:rsidRPr="00F05FD8">
              <w:rPr>
                <w:rStyle w:val="ac"/>
                <w:noProof/>
              </w:rPr>
              <w:t>2.2.2.</w:t>
            </w:r>
            <w:r w:rsidR="00E74740">
              <w:rPr>
                <w:rFonts w:asciiTheme="minorHAnsi" w:eastAsiaTheme="minorEastAsia" w:hAnsiTheme="minorHAnsi" w:cstheme="minorBidi"/>
                <w:noProof/>
                <w:szCs w:val="22"/>
              </w:rPr>
              <w:tab/>
            </w:r>
            <w:r w:rsidR="00E74740" w:rsidRPr="00F05FD8">
              <w:rPr>
                <w:rStyle w:val="ac"/>
                <w:rFonts w:hint="eastAsia"/>
                <w:noProof/>
              </w:rPr>
              <w:t>工具运行主界面</w:t>
            </w:r>
            <w:r w:rsidR="00E74740">
              <w:rPr>
                <w:noProof/>
                <w:webHidden/>
              </w:rPr>
              <w:tab/>
            </w:r>
            <w:r w:rsidR="00E74740">
              <w:rPr>
                <w:noProof/>
                <w:webHidden/>
              </w:rPr>
              <w:fldChar w:fldCharType="begin"/>
            </w:r>
            <w:r w:rsidR="00E74740">
              <w:rPr>
                <w:noProof/>
                <w:webHidden/>
              </w:rPr>
              <w:instrText xml:space="preserve"> PAGEREF _Toc341645764 \h </w:instrText>
            </w:r>
            <w:r w:rsidR="00E74740">
              <w:rPr>
                <w:noProof/>
                <w:webHidden/>
              </w:rPr>
            </w:r>
            <w:r w:rsidR="00E74740">
              <w:rPr>
                <w:noProof/>
                <w:webHidden/>
              </w:rPr>
              <w:fldChar w:fldCharType="separate"/>
            </w:r>
            <w:r w:rsidR="00E74740">
              <w:rPr>
                <w:noProof/>
                <w:webHidden/>
              </w:rPr>
              <w:t>20</w:t>
            </w:r>
            <w:r w:rsidR="00E74740">
              <w:rPr>
                <w:noProof/>
                <w:webHidden/>
              </w:rPr>
              <w:fldChar w:fldCharType="end"/>
            </w:r>
          </w:hyperlink>
        </w:p>
        <w:p w:rsidR="00E74740" w:rsidRDefault="00A95533">
          <w:pPr>
            <w:pStyle w:val="30"/>
            <w:tabs>
              <w:tab w:val="left" w:pos="1680"/>
              <w:tab w:val="right" w:leader="dot" w:pos="8296"/>
            </w:tabs>
            <w:rPr>
              <w:rFonts w:asciiTheme="minorHAnsi" w:eastAsiaTheme="minorEastAsia" w:hAnsiTheme="minorHAnsi" w:cstheme="minorBidi"/>
              <w:noProof/>
              <w:szCs w:val="22"/>
            </w:rPr>
          </w:pPr>
          <w:hyperlink w:anchor="_Toc341645765" w:history="1">
            <w:r w:rsidR="00E74740" w:rsidRPr="00F05FD8">
              <w:rPr>
                <w:rStyle w:val="ac"/>
                <w:noProof/>
              </w:rPr>
              <w:t>2.2.3.</w:t>
            </w:r>
            <w:r w:rsidR="00E74740">
              <w:rPr>
                <w:rFonts w:asciiTheme="minorHAnsi" w:eastAsiaTheme="minorEastAsia" w:hAnsiTheme="minorHAnsi" w:cstheme="minorBidi"/>
                <w:noProof/>
                <w:szCs w:val="22"/>
              </w:rPr>
              <w:tab/>
            </w:r>
            <w:r w:rsidR="00E74740" w:rsidRPr="00F05FD8">
              <w:rPr>
                <w:rStyle w:val="ac"/>
                <w:rFonts w:hint="eastAsia"/>
                <w:noProof/>
              </w:rPr>
              <w:t>生成模块</w:t>
            </w:r>
            <w:r w:rsidR="00E74740">
              <w:rPr>
                <w:noProof/>
                <w:webHidden/>
              </w:rPr>
              <w:tab/>
            </w:r>
            <w:r w:rsidR="00E74740">
              <w:rPr>
                <w:noProof/>
                <w:webHidden/>
              </w:rPr>
              <w:fldChar w:fldCharType="begin"/>
            </w:r>
            <w:r w:rsidR="00E74740">
              <w:rPr>
                <w:noProof/>
                <w:webHidden/>
              </w:rPr>
              <w:instrText xml:space="preserve"> PAGEREF _Toc341645765 \h </w:instrText>
            </w:r>
            <w:r w:rsidR="00E74740">
              <w:rPr>
                <w:noProof/>
                <w:webHidden/>
              </w:rPr>
            </w:r>
            <w:r w:rsidR="00E74740">
              <w:rPr>
                <w:noProof/>
                <w:webHidden/>
              </w:rPr>
              <w:fldChar w:fldCharType="separate"/>
            </w:r>
            <w:r w:rsidR="00E74740">
              <w:rPr>
                <w:noProof/>
                <w:webHidden/>
              </w:rPr>
              <w:t>21</w:t>
            </w:r>
            <w:r w:rsidR="00E74740">
              <w:rPr>
                <w:noProof/>
                <w:webHidden/>
              </w:rPr>
              <w:fldChar w:fldCharType="end"/>
            </w:r>
          </w:hyperlink>
        </w:p>
        <w:p w:rsidR="00E74740" w:rsidRDefault="00A95533">
          <w:pPr>
            <w:pStyle w:val="30"/>
            <w:tabs>
              <w:tab w:val="left" w:pos="1680"/>
              <w:tab w:val="right" w:leader="dot" w:pos="8296"/>
            </w:tabs>
            <w:rPr>
              <w:rFonts w:asciiTheme="minorHAnsi" w:eastAsiaTheme="minorEastAsia" w:hAnsiTheme="minorHAnsi" w:cstheme="minorBidi"/>
              <w:noProof/>
              <w:szCs w:val="22"/>
            </w:rPr>
          </w:pPr>
          <w:hyperlink w:anchor="_Toc341645766" w:history="1">
            <w:r w:rsidR="00E74740" w:rsidRPr="00F05FD8">
              <w:rPr>
                <w:rStyle w:val="ac"/>
                <w:noProof/>
              </w:rPr>
              <w:t>2.2.4.</w:t>
            </w:r>
            <w:r w:rsidR="00E74740">
              <w:rPr>
                <w:rFonts w:asciiTheme="minorHAnsi" w:eastAsiaTheme="minorEastAsia" w:hAnsiTheme="minorHAnsi" w:cstheme="minorBidi"/>
                <w:noProof/>
                <w:szCs w:val="22"/>
              </w:rPr>
              <w:tab/>
            </w:r>
            <w:r w:rsidR="00E74740" w:rsidRPr="00F05FD8">
              <w:rPr>
                <w:rStyle w:val="ac"/>
                <w:rFonts w:hint="eastAsia"/>
                <w:noProof/>
              </w:rPr>
              <w:t>标注模块</w:t>
            </w:r>
            <w:r w:rsidR="00E74740">
              <w:rPr>
                <w:noProof/>
                <w:webHidden/>
              </w:rPr>
              <w:tab/>
            </w:r>
            <w:r w:rsidR="00E74740">
              <w:rPr>
                <w:noProof/>
                <w:webHidden/>
              </w:rPr>
              <w:fldChar w:fldCharType="begin"/>
            </w:r>
            <w:r w:rsidR="00E74740">
              <w:rPr>
                <w:noProof/>
                <w:webHidden/>
              </w:rPr>
              <w:instrText xml:space="preserve"> PAGEREF _Toc341645766 \h </w:instrText>
            </w:r>
            <w:r w:rsidR="00E74740">
              <w:rPr>
                <w:noProof/>
                <w:webHidden/>
              </w:rPr>
            </w:r>
            <w:r w:rsidR="00E74740">
              <w:rPr>
                <w:noProof/>
                <w:webHidden/>
              </w:rPr>
              <w:fldChar w:fldCharType="separate"/>
            </w:r>
            <w:r w:rsidR="00E74740">
              <w:rPr>
                <w:noProof/>
                <w:webHidden/>
              </w:rPr>
              <w:t>23</w:t>
            </w:r>
            <w:r w:rsidR="00E74740">
              <w:rPr>
                <w:noProof/>
                <w:webHidden/>
              </w:rPr>
              <w:fldChar w:fldCharType="end"/>
            </w:r>
          </w:hyperlink>
        </w:p>
        <w:p w:rsidR="00E74740" w:rsidRDefault="00A95533">
          <w:pPr>
            <w:pStyle w:val="30"/>
            <w:tabs>
              <w:tab w:val="left" w:pos="1680"/>
              <w:tab w:val="right" w:leader="dot" w:pos="8296"/>
            </w:tabs>
            <w:rPr>
              <w:rFonts w:asciiTheme="minorHAnsi" w:eastAsiaTheme="minorEastAsia" w:hAnsiTheme="minorHAnsi" w:cstheme="minorBidi"/>
              <w:noProof/>
              <w:szCs w:val="22"/>
            </w:rPr>
          </w:pPr>
          <w:hyperlink w:anchor="_Toc341645767" w:history="1">
            <w:r w:rsidR="00E74740" w:rsidRPr="00F05FD8">
              <w:rPr>
                <w:rStyle w:val="ac"/>
                <w:noProof/>
              </w:rPr>
              <w:t>2.2.5.</w:t>
            </w:r>
            <w:r w:rsidR="00E74740">
              <w:rPr>
                <w:rFonts w:asciiTheme="minorHAnsi" w:eastAsiaTheme="minorEastAsia" w:hAnsiTheme="minorHAnsi" w:cstheme="minorBidi"/>
                <w:noProof/>
                <w:szCs w:val="22"/>
              </w:rPr>
              <w:tab/>
            </w:r>
            <w:r w:rsidR="00E74740" w:rsidRPr="00F05FD8">
              <w:rPr>
                <w:rStyle w:val="ac"/>
                <w:rFonts w:hint="eastAsia"/>
                <w:noProof/>
              </w:rPr>
              <w:t>数据抽取</w:t>
            </w:r>
            <w:r w:rsidR="00E74740">
              <w:rPr>
                <w:noProof/>
                <w:webHidden/>
              </w:rPr>
              <w:tab/>
            </w:r>
            <w:r w:rsidR="00E74740">
              <w:rPr>
                <w:noProof/>
                <w:webHidden/>
              </w:rPr>
              <w:fldChar w:fldCharType="begin"/>
            </w:r>
            <w:r w:rsidR="00E74740">
              <w:rPr>
                <w:noProof/>
                <w:webHidden/>
              </w:rPr>
              <w:instrText xml:space="preserve"> PAGEREF _Toc341645767 \h </w:instrText>
            </w:r>
            <w:r w:rsidR="00E74740">
              <w:rPr>
                <w:noProof/>
                <w:webHidden/>
              </w:rPr>
            </w:r>
            <w:r w:rsidR="00E74740">
              <w:rPr>
                <w:noProof/>
                <w:webHidden/>
              </w:rPr>
              <w:fldChar w:fldCharType="separate"/>
            </w:r>
            <w:r w:rsidR="00E74740">
              <w:rPr>
                <w:noProof/>
                <w:webHidden/>
              </w:rPr>
              <w:t>25</w:t>
            </w:r>
            <w:r w:rsidR="00E74740">
              <w:rPr>
                <w:noProof/>
                <w:webHidden/>
              </w:rPr>
              <w:fldChar w:fldCharType="end"/>
            </w:r>
          </w:hyperlink>
        </w:p>
        <w:p w:rsidR="00E74740" w:rsidRDefault="00A95533">
          <w:pPr>
            <w:pStyle w:val="20"/>
            <w:tabs>
              <w:tab w:val="left" w:pos="1050"/>
              <w:tab w:val="right" w:leader="dot" w:pos="8296"/>
            </w:tabs>
            <w:rPr>
              <w:rFonts w:asciiTheme="minorHAnsi" w:eastAsiaTheme="minorEastAsia" w:hAnsiTheme="minorHAnsi" w:cstheme="minorBidi"/>
              <w:noProof/>
              <w:szCs w:val="22"/>
            </w:rPr>
          </w:pPr>
          <w:hyperlink w:anchor="_Toc341645768" w:history="1">
            <w:r w:rsidR="00E74740" w:rsidRPr="00F05FD8">
              <w:rPr>
                <w:rStyle w:val="ac"/>
                <w:noProof/>
              </w:rPr>
              <w:t>2.3.</w:t>
            </w:r>
            <w:r w:rsidR="00E74740">
              <w:rPr>
                <w:rFonts w:asciiTheme="minorHAnsi" w:eastAsiaTheme="minorEastAsia" w:hAnsiTheme="minorHAnsi" w:cstheme="minorBidi"/>
                <w:noProof/>
                <w:szCs w:val="22"/>
              </w:rPr>
              <w:tab/>
            </w:r>
            <w:r w:rsidR="00E74740" w:rsidRPr="00F05FD8">
              <w:rPr>
                <w:rStyle w:val="ac"/>
                <w:rFonts w:hint="eastAsia"/>
                <w:noProof/>
              </w:rPr>
              <w:t>情感化过滤模块的使用</w:t>
            </w:r>
            <w:r w:rsidR="00E74740">
              <w:rPr>
                <w:noProof/>
                <w:webHidden/>
              </w:rPr>
              <w:tab/>
            </w:r>
            <w:r w:rsidR="00E74740">
              <w:rPr>
                <w:noProof/>
                <w:webHidden/>
              </w:rPr>
              <w:fldChar w:fldCharType="begin"/>
            </w:r>
            <w:r w:rsidR="00E74740">
              <w:rPr>
                <w:noProof/>
                <w:webHidden/>
              </w:rPr>
              <w:instrText xml:space="preserve"> PAGEREF _Toc341645768 \h </w:instrText>
            </w:r>
            <w:r w:rsidR="00E74740">
              <w:rPr>
                <w:noProof/>
                <w:webHidden/>
              </w:rPr>
            </w:r>
            <w:r w:rsidR="00E74740">
              <w:rPr>
                <w:noProof/>
                <w:webHidden/>
              </w:rPr>
              <w:fldChar w:fldCharType="separate"/>
            </w:r>
            <w:r w:rsidR="00E74740">
              <w:rPr>
                <w:noProof/>
                <w:webHidden/>
              </w:rPr>
              <w:t>27</w:t>
            </w:r>
            <w:r w:rsidR="00E74740">
              <w:rPr>
                <w:noProof/>
                <w:webHidden/>
              </w:rPr>
              <w:fldChar w:fldCharType="end"/>
            </w:r>
          </w:hyperlink>
        </w:p>
        <w:p w:rsidR="00E74740" w:rsidRDefault="00A95533">
          <w:pPr>
            <w:pStyle w:val="30"/>
            <w:tabs>
              <w:tab w:val="right" w:leader="dot" w:pos="8296"/>
            </w:tabs>
            <w:rPr>
              <w:rFonts w:asciiTheme="minorHAnsi" w:eastAsiaTheme="minorEastAsia" w:hAnsiTheme="minorHAnsi" w:cstheme="minorBidi"/>
              <w:noProof/>
              <w:szCs w:val="22"/>
            </w:rPr>
          </w:pPr>
          <w:hyperlink w:anchor="_Toc341645769" w:history="1">
            <w:r w:rsidR="00E74740" w:rsidRPr="00F05FD8">
              <w:rPr>
                <w:rStyle w:val="ac"/>
                <w:noProof/>
              </w:rPr>
              <w:t>2.3.1</w:t>
            </w:r>
            <w:r w:rsidR="00E74740" w:rsidRPr="00F05FD8">
              <w:rPr>
                <w:rStyle w:val="ac"/>
                <w:rFonts w:hint="eastAsia"/>
                <w:noProof/>
              </w:rPr>
              <w:t>收集</w:t>
            </w:r>
            <w:r w:rsidR="00E74740" w:rsidRPr="00F05FD8">
              <w:rPr>
                <w:rStyle w:val="ac"/>
                <w:noProof/>
              </w:rPr>
              <w:t>txt</w:t>
            </w:r>
            <w:r w:rsidR="00E74740" w:rsidRPr="00F05FD8">
              <w:rPr>
                <w:rStyle w:val="ac"/>
                <w:rFonts w:hint="eastAsia"/>
                <w:noProof/>
              </w:rPr>
              <w:t>文本集</w:t>
            </w:r>
            <w:r w:rsidR="00E74740">
              <w:rPr>
                <w:noProof/>
                <w:webHidden/>
              </w:rPr>
              <w:tab/>
            </w:r>
            <w:r w:rsidR="00E74740">
              <w:rPr>
                <w:noProof/>
                <w:webHidden/>
              </w:rPr>
              <w:fldChar w:fldCharType="begin"/>
            </w:r>
            <w:r w:rsidR="00E74740">
              <w:rPr>
                <w:noProof/>
                <w:webHidden/>
              </w:rPr>
              <w:instrText xml:space="preserve"> PAGEREF _Toc341645769 \h </w:instrText>
            </w:r>
            <w:r w:rsidR="00E74740">
              <w:rPr>
                <w:noProof/>
                <w:webHidden/>
              </w:rPr>
            </w:r>
            <w:r w:rsidR="00E74740">
              <w:rPr>
                <w:noProof/>
                <w:webHidden/>
              </w:rPr>
              <w:fldChar w:fldCharType="separate"/>
            </w:r>
            <w:r w:rsidR="00E74740">
              <w:rPr>
                <w:noProof/>
                <w:webHidden/>
              </w:rPr>
              <w:t>27</w:t>
            </w:r>
            <w:r w:rsidR="00E74740">
              <w:rPr>
                <w:noProof/>
                <w:webHidden/>
              </w:rPr>
              <w:fldChar w:fldCharType="end"/>
            </w:r>
          </w:hyperlink>
        </w:p>
        <w:p w:rsidR="00E74740" w:rsidRDefault="00A95533">
          <w:pPr>
            <w:pStyle w:val="30"/>
            <w:tabs>
              <w:tab w:val="right" w:leader="dot" w:pos="8296"/>
            </w:tabs>
            <w:rPr>
              <w:rFonts w:asciiTheme="minorHAnsi" w:eastAsiaTheme="minorEastAsia" w:hAnsiTheme="minorHAnsi" w:cstheme="minorBidi"/>
              <w:noProof/>
              <w:szCs w:val="22"/>
            </w:rPr>
          </w:pPr>
          <w:hyperlink w:anchor="_Toc341645770" w:history="1">
            <w:r w:rsidR="00E74740" w:rsidRPr="00F05FD8">
              <w:rPr>
                <w:rStyle w:val="ac"/>
                <w:noProof/>
              </w:rPr>
              <w:t>2.3.2</w:t>
            </w:r>
            <w:r w:rsidR="00E74740" w:rsidRPr="00F05FD8">
              <w:rPr>
                <w:rStyle w:val="ac"/>
                <w:rFonts w:hint="eastAsia"/>
                <w:noProof/>
              </w:rPr>
              <w:t>工具运行主界面</w:t>
            </w:r>
            <w:r w:rsidR="00E74740">
              <w:rPr>
                <w:noProof/>
                <w:webHidden/>
              </w:rPr>
              <w:tab/>
            </w:r>
            <w:r w:rsidR="00E74740">
              <w:rPr>
                <w:noProof/>
                <w:webHidden/>
              </w:rPr>
              <w:fldChar w:fldCharType="begin"/>
            </w:r>
            <w:r w:rsidR="00E74740">
              <w:rPr>
                <w:noProof/>
                <w:webHidden/>
              </w:rPr>
              <w:instrText xml:space="preserve"> PAGEREF _Toc341645770 \h </w:instrText>
            </w:r>
            <w:r w:rsidR="00E74740">
              <w:rPr>
                <w:noProof/>
                <w:webHidden/>
              </w:rPr>
            </w:r>
            <w:r w:rsidR="00E74740">
              <w:rPr>
                <w:noProof/>
                <w:webHidden/>
              </w:rPr>
              <w:fldChar w:fldCharType="separate"/>
            </w:r>
            <w:r w:rsidR="00E74740">
              <w:rPr>
                <w:noProof/>
                <w:webHidden/>
              </w:rPr>
              <w:t>28</w:t>
            </w:r>
            <w:r w:rsidR="00E74740">
              <w:rPr>
                <w:noProof/>
                <w:webHidden/>
              </w:rPr>
              <w:fldChar w:fldCharType="end"/>
            </w:r>
          </w:hyperlink>
        </w:p>
        <w:p w:rsidR="008E7396" w:rsidRDefault="00EF3EF7" w:rsidP="00273C1E">
          <w:r>
            <w:fldChar w:fldCharType="end"/>
          </w:r>
        </w:p>
      </w:sdtContent>
    </w:sdt>
    <w:p w:rsidR="00260BA8" w:rsidRDefault="008E7396" w:rsidP="00273C1E">
      <w:pPr>
        <w:widowControl/>
        <w:jc w:val="left"/>
      </w:pPr>
      <w:r>
        <w:t xml:space="preserve"> </w:t>
      </w:r>
      <w:r>
        <w:br w:type="page"/>
      </w:r>
    </w:p>
    <w:p w:rsidR="00260BA8" w:rsidRDefault="00C57070" w:rsidP="00273C1E">
      <w:pPr>
        <w:pStyle w:val="1"/>
        <w:numPr>
          <w:ilvl w:val="0"/>
          <w:numId w:val="7"/>
        </w:numPr>
        <w:spacing w:line="360" w:lineRule="auto"/>
      </w:pPr>
      <w:bookmarkStart w:id="4" w:name="_Toc341645748"/>
      <w:r>
        <w:rPr>
          <w:rFonts w:hint="eastAsia"/>
        </w:rPr>
        <w:lastRenderedPageBreak/>
        <w:t>系统说明</w:t>
      </w:r>
      <w:bookmarkEnd w:id="4"/>
    </w:p>
    <w:p w:rsidR="00C57070" w:rsidRDefault="00C57070" w:rsidP="00273C1E">
      <w:pPr>
        <w:pStyle w:val="2"/>
        <w:numPr>
          <w:ilvl w:val="1"/>
          <w:numId w:val="7"/>
        </w:numPr>
        <w:spacing w:line="360" w:lineRule="auto"/>
      </w:pPr>
      <w:bookmarkStart w:id="5" w:name="_Toc341645749"/>
      <w:r>
        <w:rPr>
          <w:rFonts w:hint="eastAsia"/>
        </w:rPr>
        <w:t>系统简介</w:t>
      </w:r>
      <w:bookmarkEnd w:id="5"/>
    </w:p>
    <w:p w:rsidR="00751E45" w:rsidRPr="008E29D4" w:rsidRDefault="00751E45" w:rsidP="00273C1E">
      <w:pPr>
        <w:ind w:firstLine="420"/>
        <w:rPr>
          <w:rFonts w:asciiTheme="minorEastAsia" w:eastAsiaTheme="minorEastAsia" w:hAnsiTheme="minorEastAsia"/>
          <w:szCs w:val="21"/>
        </w:rPr>
      </w:pPr>
      <w:r w:rsidRPr="008E29D4">
        <w:rPr>
          <w:rFonts w:asciiTheme="minorEastAsia" w:eastAsiaTheme="minorEastAsia" w:hAnsiTheme="minorEastAsia" w:hint="eastAsia"/>
          <w:szCs w:val="21"/>
        </w:rPr>
        <w:t>该文本数据智能处理系统主要包括3个主要功能并以此划分模块，他们分别为支持AJAX的定址网络爬虫，网页数据精确抽取和情感化过滤。</w:t>
      </w:r>
    </w:p>
    <w:p w:rsidR="00751E45" w:rsidRPr="008E29D4" w:rsidRDefault="00751E45" w:rsidP="00273C1E">
      <w:pPr>
        <w:pStyle w:val="a9"/>
        <w:numPr>
          <w:ilvl w:val="0"/>
          <w:numId w:val="13"/>
        </w:numPr>
        <w:ind w:firstLineChars="0"/>
        <w:rPr>
          <w:rFonts w:asciiTheme="minorEastAsia" w:eastAsiaTheme="minorEastAsia" w:hAnsiTheme="minorEastAsia"/>
          <w:szCs w:val="21"/>
        </w:rPr>
      </w:pPr>
      <w:r w:rsidRPr="008E29D4">
        <w:rPr>
          <w:rFonts w:asciiTheme="minorEastAsia" w:eastAsiaTheme="minorEastAsia" w:hAnsiTheme="minorEastAsia" w:hint="eastAsia"/>
          <w:szCs w:val="21"/>
        </w:rPr>
        <w:t>支持AJAX的定址网络爬虫是解决从层出不穷的异步交互式网络的AJAX框架网站上抓取页面和翻页抓取问题的方案，主要解决基于Web2.0模式的采用AJAX技术的互联网应用的页面信息爬取。</w:t>
      </w:r>
    </w:p>
    <w:p w:rsidR="00751E45" w:rsidRPr="008E29D4" w:rsidRDefault="008E29D4" w:rsidP="00273C1E">
      <w:pPr>
        <w:pStyle w:val="a9"/>
        <w:numPr>
          <w:ilvl w:val="0"/>
          <w:numId w:val="13"/>
        </w:numPr>
        <w:ind w:firstLineChars="0"/>
        <w:rPr>
          <w:rFonts w:asciiTheme="minorEastAsia" w:eastAsiaTheme="minorEastAsia" w:hAnsiTheme="minorEastAsia"/>
          <w:szCs w:val="21"/>
        </w:rPr>
      </w:pPr>
      <w:r w:rsidRPr="008E29D4">
        <w:rPr>
          <w:rFonts w:asciiTheme="minorEastAsia" w:eastAsiaTheme="minorEastAsia" w:hAnsiTheme="minorEastAsia" w:hint="eastAsia"/>
          <w:szCs w:val="21"/>
        </w:rPr>
        <w:t>网页数据精确抽取系统通过计算机对大量的网页集进行训练，生成网页模板。用户通过模版选取感兴趣的信息，对其进行标记（语义信息）。利用用户标记过的模板，对指定的网页抽取出用户感兴趣的数据。最后抽取的详细可以按用户需要放到指定的文件（XML，HTML）或者用户数据库中。</w:t>
      </w:r>
    </w:p>
    <w:p w:rsidR="00751E45" w:rsidRPr="008E29D4" w:rsidRDefault="00751E45" w:rsidP="00273C1E">
      <w:pPr>
        <w:pStyle w:val="a9"/>
        <w:numPr>
          <w:ilvl w:val="0"/>
          <w:numId w:val="13"/>
        </w:numPr>
        <w:ind w:firstLineChars="0"/>
        <w:rPr>
          <w:rFonts w:asciiTheme="minorEastAsia" w:eastAsiaTheme="minorEastAsia" w:hAnsiTheme="minorEastAsia"/>
          <w:szCs w:val="21"/>
        </w:rPr>
      </w:pPr>
      <w:bookmarkStart w:id="6" w:name="_Toc213555692"/>
      <w:bookmarkStart w:id="7" w:name="_Toc140045430"/>
      <w:r w:rsidRPr="008E29D4">
        <w:rPr>
          <w:rFonts w:asciiTheme="minorEastAsia" w:eastAsiaTheme="minorEastAsia" w:hAnsiTheme="minorEastAsia" w:hint="eastAsia"/>
          <w:szCs w:val="21"/>
        </w:rPr>
        <w:t>情感化过滤则利用计算机对带有文本作者主观情感或意见的文本进行自动的分析，并推理出其情感倾向性。输入的文本可以是句子或者文档，输出为文本的情感得分，正面文档得分为正，负面得分为负。</w:t>
      </w:r>
    </w:p>
    <w:p w:rsidR="00C57070" w:rsidRDefault="00C57070" w:rsidP="00273C1E">
      <w:pPr>
        <w:pStyle w:val="2"/>
        <w:numPr>
          <w:ilvl w:val="1"/>
          <w:numId w:val="7"/>
        </w:numPr>
        <w:spacing w:line="360" w:lineRule="auto"/>
      </w:pPr>
      <w:bookmarkStart w:id="8" w:name="_Toc341645750"/>
      <w:bookmarkEnd w:id="6"/>
      <w:bookmarkEnd w:id="7"/>
      <w:r>
        <w:rPr>
          <w:rFonts w:hint="eastAsia"/>
        </w:rPr>
        <w:t>支持软件的安装</w:t>
      </w:r>
      <w:bookmarkEnd w:id="8"/>
    </w:p>
    <w:p w:rsidR="00821D22" w:rsidRPr="00821D22" w:rsidRDefault="00821D22" w:rsidP="00273C1E">
      <w:pPr>
        <w:pStyle w:val="aa"/>
        <w:ind w:firstLine="0"/>
      </w:pPr>
      <w:r>
        <w:rPr>
          <w:rFonts w:hint="eastAsia"/>
        </w:rPr>
        <w:t>参见《软件安装部署手册》</w:t>
      </w:r>
    </w:p>
    <w:p w:rsidR="00C57070" w:rsidRDefault="00C57070" w:rsidP="00273C1E">
      <w:pPr>
        <w:pStyle w:val="2"/>
        <w:numPr>
          <w:ilvl w:val="1"/>
          <w:numId w:val="7"/>
        </w:numPr>
        <w:spacing w:line="360" w:lineRule="auto"/>
      </w:pPr>
      <w:bookmarkStart w:id="9" w:name="_Toc341645751"/>
      <w:r>
        <w:rPr>
          <w:rFonts w:hint="eastAsia"/>
        </w:rPr>
        <w:t>软件的安装</w:t>
      </w:r>
      <w:bookmarkEnd w:id="9"/>
    </w:p>
    <w:p w:rsidR="00B32406" w:rsidRPr="00B32406" w:rsidRDefault="00B32406" w:rsidP="00273C1E">
      <w:pPr>
        <w:pStyle w:val="aa"/>
        <w:ind w:firstLine="0"/>
      </w:pPr>
      <w:r>
        <w:rPr>
          <w:rFonts w:hint="eastAsia"/>
        </w:rPr>
        <w:t>参见《软件安装部署手册》</w:t>
      </w:r>
    </w:p>
    <w:p w:rsidR="00C57070" w:rsidRDefault="00C57070" w:rsidP="00273C1E">
      <w:pPr>
        <w:pStyle w:val="1"/>
        <w:numPr>
          <w:ilvl w:val="0"/>
          <w:numId w:val="7"/>
        </w:numPr>
        <w:spacing w:line="360" w:lineRule="auto"/>
      </w:pPr>
      <w:bookmarkStart w:id="10" w:name="_Toc341645752"/>
      <w:r>
        <w:rPr>
          <w:rFonts w:hint="eastAsia"/>
        </w:rPr>
        <w:lastRenderedPageBreak/>
        <w:t>使用过程</w:t>
      </w:r>
      <w:bookmarkEnd w:id="10"/>
    </w:p>
    <w:p w:rsidR="00C57070" w:rsidRDefault="00C57070" w:rsidP="00273C1E">
      <w:pPr>
        <w:pStyle w:val="2"/>
        <w:numPr>
          <w:ilvl w:val="1"/>
          <w:numId w:val="7"/>
        </w:numPr>
        <w:spacing w:line="360" w:lineRule="auto"/>
      </w:pPr>
      <w:bookmarkStart w:id="11" w:name="_Toc341645753"/>
      <w:r>
        <w:rPr>
          <w:rFonts w:hint="eastAsia"/>
        </w:rPr>
        <w:t>支持</w:t>
      </w:r>
      <w:r>
        <w:rPr>
          <w:rFonts w:hint="eastAsia"/>
        </w:rPr>
        <w:t>AJAX</w:t>
      </w:r>
      <w:r>
        <w:rPr>
          <w:rFonts w:hint="eastAsia"/>
        </w:rPr>
        <w:t>的</w:t>
      </w:r>
      <w:r w:rsidR="00C376B9">
        <w:rPr>
          <w:rFonts w:hint="eastAsia"/>
        </w:rPr>
        <w:t>定址</w:t>
      </w:r>
      <w:r>
        <w:rPr>
          <w:rFonts w:hint="eastAsia"/>
        </w:rPr>
        <w:t>网络爬虫模块的使用</w:t>
      </w:r>
      <w:bookmarkEnd w:id="11"/>
    </w:p>
    <w:p w:rsidR="00C376B9" w:rsidRPr="00C45BBB" w:rsidRDefault="00C376B9" w:rsidP="00273C1E">
      <w:pPr>
        <w:pStyle w:val="3"/>
        <w:numPr>
          <w:ilvl w:val="2"/>
          <w:numId w:val="7"/>
        </w:numPr>
        <w:spacing w:line="360" w:lineRule="auto"/>
        <w:rPr>
          <w:color w:val="FF0000"/>
        </w:rPr>
      </w:pPr>
      <w:bookmarkStart w:id="12" w:name="_Toc341645754"/>
      <w:r w:rsidRPr="00C45BBB">
        <w:rPr>
          <w:rFonts w:hint="eastAsia"/>
          <w:color w:val="FF0000"/>
        </w:rPr>
        <w:t>工具运行</w:t>
      </w:r>
      <w:r w:rsidR="005016AD" w:rsidRPr="00C45BBB">
        <w:rPr>
          <w:rFonts w:hint="eastAsia"/>
          <w:color w:val="FF0000"/>
        </w:rPr>
        <w:t>起始</w:t>
      </w:r>
      <w:r w:rsidRPr="00C45BBB">
        <w:rPr>
          <w:rFonts w:hint="eastAsia"/>
          <w:color w:val="FF0000"/>
        </w:rPr>
        <w:t>界面</w:t>
      </w:r>
      <w:bookmarkEnd w:id="12"/>
    </w:p>
    <w:p w:rsidR="00E14C0B" w:rsidRDefault="00E14C0B" w:rsidP="00273C1E">
      <w:pPr>
        <w:ind w:firstLineChars="200" w:firstLine="420"/>
      </w:pPr>
      <w:r>
        <w:rPr>
          <w:rFonts w:hint="eastAsia"/>
        </w:rPr>
        <w:t>将运行文件</w:t>
      </w:r>
      <w:r>
        <w:rPr>
          <w:rFonts w:hint="eastAsia"/>
        </w:rPr>
        <w:t>crawler.jar</w:t>
      </w:r>
      <w:r>
        <w:rPr>
          <w:rFonts w:hint="eastAsia"/>
        </w:rPr>
        <w:t>与脚本文件（</w:t>
      </w:r>
      <w:r>
        <w:rPr>
          <w:rFonts w:hint="eastAsia"/>
        </w:rPr>
        <w:t>*.js</w:t>
      </w:r>
      <w:r>
        <w:rPr>
          <w:rFonts w:hint="eastAsia"/>
        </w:rPr>
        <w:t>）置于同一目录下，目录应为英文目录，双击</w:t>
      </w:r>
      <w:r>
        <w:rPr>
          <w:rFonts w:hint="eastAsia"/>
        </w:rPr>
        <w:t>crawler.jar</w:t>
      </w:r>
      <w:r>
        <w:rPr>
          <w:rFonts w:hint="eastAsia"/>
        </w:rPr>
        <w:t>，弹出</w:t>
      </w:r>
      <w:r w:rsidRPr="00C45BBB">
        <w:rPr>
          <w:rFonts w:hint="eastAsia"/>
          <w:color w:val="FF0000"/>
        </w:rPr>
        <w:t>工具</w:t>
      </w:r>
      <w:r w:rsidR="00CC3E38" w:rsidRPr="00C45BBB">
        <w:rPr>
          <w:rFonts w:hint="eastAsia"/>
          <w:color w:val="FF0000"/>
        </w:rPr>
        <w:t>起始</w:t>
      </w:r>
      <w:r w:rsidRPr="00C45BBB">
        <w:rPr>
          <w:rFonts w:hint="eastAsia"/>
          <w:color w:val="FF0000"/>
        </w:rPr>
        <w:t>界面</w:t>
      </w:r>
      <w:r>
        <w:rPr>
          <w:rFonts w:hint="eastAsia"/>
        </w:rPr>
        <w:t>如下：</w:t>
      </w:r>
    </w:p>
    <w:p w:rsidR="00E14C0B" w:rsidRDefault="001803E9" w:rsidP="00273C1E">
      <w:pPr>
        <w:pStyle w:val="aa"/>
        <w:ind w:firstLine="0"/>
        <w:jc w:val="center"/>
      </w:pPr>
      <w:r>
        <w:rPr>
          <w:noProof/>
        </w:rPr>
        <w:drawing>
          <wp:inline distT="0" distB="0" distL="0" distR="0" wp14:anchorId="27C34FA5" wp14:editId="63F9533A">
            <wp:extent cx="5274310" cy="367126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671262"/>
                    </a:xfrm>
                    <a:prstGeom prst="rect">
                      <a:avLst/>
                    </a:prstGeom>
                  </pic:spPr>
                </pic:pic>
              </a:graphicData>
            </a:graphic>
          </wp:inline>
        </w:drawing>
      </w:r>
    </w:p>
    <w:p w:rsidR="00E14C0B" w:rsidRDefault="00E14C0B" w:rsidP="00273C1E">
      <w:pPr>
        <w:jc w:val="center"/>
      </w:pPr>
      <w:r>
        <w:rPr>
          <w:rFonts w:hint="eastAsia"/>
        </w:rPr>
        <w:t>图</w:t>
      </w:r>
      <w:r w:rsidR="00912D3F">
        <w:rPr>
          <w:rFonts w:hint="eastAsia"/>
        </w:rPr>
        <w:t xml:space="preserve"> 2-</w:t>
      </w:r>
      <w:r w:rsidR="009E4A90">
        <w:rPr>
          <w:rFonts w:hint="eastAsia"/>
        </w:rPr>
        <w:t>1-</w:t>
      </w:r>
      <w:r>
        <w:rPr>
          <w:rFonts w:hint="eastAsia"/>
        </w:rPr>
        <w:t xml:space="preserve">2 </w:t>
      </w:r>
      <w:r>
        <w:rPr>
          <w:rFonts w:hint="eastAsia"/>
        </w:rPr>
        <w:t>工具运行主界面</w:t>
      </w:r>
    </w:p>
    <w:p w:rsidR="00D964C5" w:rsidRPr="00FA76C2" w:rsidRDefault="00035F5F" w:rsidP="00273C1E">
      <w:pPr>
        <w:ind w:firstLineChars="200" w:firstLine="420"/>
        <w:rPr>
          <w:color w:val="FF0000"/>
        </w:rPr>
      </w:pPr>
      <w:r w:rsidRPr="00FA76C2">
        <w:rPr>
          <w:rFonts w:hint="eastAsia"/>
          <w:color w:val="FF0000"/>
        </w:rPr>
        <w:t>主界面上端是界面切换按钮，默认显示“链接</w:t>
      </w:r>
      <w:r w:rsidR="00E14C0B" w:rsidRPr="00FA76C2">
        <w:rPr>
          <w:rFonts w:hint="eastAsia"/>
          <w:color w:val="FF0000"/>
        </w:rPr>
        <w:t>抓取”界面。主界面</w:t>
      </w:r>
      <w:r w:rsidR="00BE3173" w:rsidRPr="00FA76C2">
        <w:rPr>
          <w:rFonts w:hint="eastAsia"/>
          <w:color w:val="FF0000"/>
        </w:rPr>
        <w:t>的</w:t>
      </w:r>
      <w:r w:rsidR="004E6DF1" w:rsidRPr="00FA76C2">
        <w:rPr>
          <w:rFonts w:hint="eastAsia"/>
          <w:color w:val="FF0000"/>
        </w:rPr>
        <w:t>左上部</w:t>
      </w:r>
      <w:r w:rsidR="00395755" w:rsidRPr="00FA76C2">
        <w:rPr>
          <w:rFonts w:hint="eastAsia"/>
          <w:color w:val="FF0000"/>
        </w:rPr>
        <w:t>是切换链接抓取、生成脚本、批量抓取的按钮。</w:t>
      </w:r>
      <w:r w:rsidR="00682689" w:rsidRPr="00FA76C2">
        <w:rPr>
          <w:rFonts w:hint="eastAsia"/>
          <w:color w:val="FF0000"/>
        </w:rPr>
        <w:t>中部是提取地址栏、保存地址栏，以及关于抓取链接过程中需要设置的信息。下部</w:t>
      </w:r>
      <w:r w:rsidR="00E14C0B" w:rsidRPr="00FA76C2">
        <w:rPr>
          <w:rFonts w:hint="eastAsia"/>
          <w:color w:val="FF0000"/>
        </w:rPr>
        <w:t>是</w:t>
      </w:r>
      <w:r w:rsidR="00D25329" w:rsidRPr="00FA76C2">
        <w:rPr>
          <w:rFonts w:hint="eastAsia"/>
          <w:color w:val="FF0000"/>
        </w:rPr>
        <w:t>链接显示框、提取按钮，以及能</w:t>
      </w:r>
      <w:r w:rsidR="005523DE" w:rsidRPr="00FA76C2">
        <w:rPr>
          <w:rFonts w:hint="eastAsia"/>
          <w:color w:val="FF0000"/>
        </w:rPr>
        <w:t>清除</w:t>
      </w:r>
      <w:r w:rsidR="00D25329" w:rsidRPr="00FA76C2">
        <w:rPr>
          <w:rFonts w:hint="eastAsia"/>
          <w:color w:val="FF0000"/>
        </w:rPr>
        <w:t>显示框的</w:t>
      </w:r>
      <w:r w:rsidR="00765F78" w:rsidRPr="00FA76C2">
        <w:rPr>
          <w:rFonts w:hint="eastAsia"/>
          <w:color w:val="FF0000"/>
        </w:rPr>
        <w:t>清除</w:t>
      </w:r>
      <w:r w:rsidR="00D25329" w:rsidRPr="00FA76C2">
        <w:rPr>
          <w:rFonts w:hint="eastAsia"/>
          <w:color w:val="FF0000"/>
        </w:rPr>
        <w:t>按钮</w:t>
      </w:r>
      <w:r w:rsidR="00E14C0B" w:rsidRPr="00FA76C2">
        <w:rPr>
          <w:rFonts w:hint="eastAsia"/>
          <w:color w:val="FF0000"/>
        </w:rPr>
        <w:t>。</w:t>
      </w:r>
    </w:p>
    <w:p w:rsidR="000F6482" w:rsidRPr="000F6482" w:rsidRDefault="000F6482" w:rsidP="000F6482">
      <w:pPr>
        <w:pStyle w:val="3"/>
        <w:numPr>
          <w:ilvl w:val="2"/>
          <w:numId w:val="7"/>
        </w:numPr>
        <w:spacing w:line="360" w:lineRule="auto"/>
        <w:rPr>
          <w:color w:val="FF0000"/>
        </w:rPr>
      </w:pPr>
      <w:bookmarkStart w:id="13" w:name="_Toc341645755"/>
      <w:r w:rsidRPr="000F6482">
        <w:rPr>
          <w:rFonts w:hint="eastAsia"/>
          <w:color w:val="FF0000"/>
        </w:rPr>
        <w:t>Url</w:t>
      </w:r>
      <w:r w:rsidRPr="000F6482">
        <w:rPr>
          <w:rFonts w:hint="eastAsia"/>
          <w:color w:val="FF0000"/>
        </w:rPr>
        <w:t>提取</w:t>
      </w:r>
      <w:bookmarkEnd w:id="13"/>
    </w:p>
    <w:p w:rsidR="000F6482" w:rsidRDefault="000F6482" w:rsidP="000F6482">
      <w:pPr>
        <w:ind w:firstLineChars="200" w:firstLine="420"/>
      </w:pPr>
      <w:r>
        <w:rPr>
          <w:rFonts w:hint="eastAsia"/>
        </w:rPr>
        <w:t>由于本工具不同于一般意义上的网络爬虫，不具有在抓取网页过程中爬行页面中的子链接来遍历</w:t>
      </w:r>
      <w:r>
        <w:rPr>
          <w:rFonts w:hint="eastAsia"/>
        </w:rPr>
        <w:t>Web</w:t>
      </w:r>
      <w:r>
        <w:rPr>
          <w:rFonts w:hint="eastAsia"/>
        </w:rPr>
        <w:t>，收集</w:t>
      </w:r>
      <w:r>
        <w:rPr>
          <w:rFonts w:hint="eastAsia"/>
        </w:rPr>
        <w:t>Web</w:t>
      </w:r>
      <w:r>
        <w:rPr>
          <w:rFonts w:hint="eastAsia"/>
        </w:rPr>
        <w:t>页面的功能，因此需要指定抓取页面的</w:t>
      </w:r>
      <w:r>
        <w:rPr>
          <w:rFonts w:hint="eastAsia"/>
        </w:rPr>
        <w:t>URL</w:t>
      </w:r>
      <w:r>
        <w:rPr>
          <w:rFonts w:hint="eastAsia"/>
        </w:rPr>
        <w:t>。网页集是待抓取网</w:t>
      </w:r>
      <w:r>
        <w:rPr>
          <w:rFonts w:hint="eastAsia"/>
        </w:rPr>
        <w:lastRenderedPageBreak/>
        <w:t>址的集合，一个网页集只包含一个站点的页面地址，如京东商城的网页集只包含京东商城商品信息页面的地址，示例如下：</w:t>
      </w:r>
    </w:p>
    <w:p w:rsidR="000F6482" w:rsidRDefault="000F6482" w:rsidP="000F6482">
      <w:pPr>
        <w:pStyle w:val="aa"/>
        <w:ind w:firstLine="0"/>
        <w:jc w:val="center"/>
      </w:pPr>
      <w:r>
        <w:rPr>
          <w:rFonts w:hint="eastAsia"/>
          <w:noProof/>
        </w:rPr>
        <w:drawing>
          <wp:inline distT="0" distB="0" distL="0" distR="0">
            <wp:extent cx="3640455" cy="2880995"/>
            <wp:effectExtent l="1905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640455" cy="2880995"/>
                    </a:xfrm>
                    <a:prstGeom prst="rect">
                      <a:avLst/>
                    </a:prstGeom>
                    <a:noFill/>
                    <a:ln w="9525">
                      <a:noFill/>
                      <a:miter lim="800000"/>
                      <a:headEnd/>
                      <a:tailEnd/>
                    </a:ln>
                  </pic:spPr>
                </pic:pic>
              </a:graphicData>
            </a:graphic>
          </wp:inline>
        </w:drawing>
      </w:r>
    </w:p>
    <w:p w:rsidR="000F6482" w:rsidRDefault="000F6482" w:rsidP="000F6482">
      <w:pPr>
        <w:jc w:val="center"/>
      </w:pPr>
      <w:r>
        <w:rPr>
          <w:rFonts w:hint="eastAsia"/>
        </w:rPr>
        <w:t>图</w:t>
      </w:r>
      <w:r>
        <w:rPr>
          <w:rFonts w:hint="eastAsia"/>
        </w:rPr>
        <w:t xml:space="preserve">2-1-1 </w:t>
      </w:r>
      <w:r>
        <w:rPr>
          <w:rFonts w:hint="eastAsia"/>
        </w:rPr>
        <w:t>京东商城网页集示例</w:t>
      </w:r>
    </w:p>
    <w:p w:rsidR="008B4D6F" w:rsidRDefault="0084319A" w:rsidP="0084319A">
      <w:pPr>
        <w:pStyle w:val="a9"/>
        <w:numPr>
          <w:ilvl w:val="0"/>
          <w:numId w:val="22"/>
        </w:numPr>
        <w:ind w:firstLineChars="0"/>
        <w:rPr>
          <w:color w:val="FF0000"/>
        </w:rPr>
      </w:pPr>
      <w:r w:rsidRPr="0084319A">
        <w:rPr>
          <w:rFonts w:hint="eastAsia"/>
          <w:color w:val="FF0000"/>
        </w:rPr>
        <w:t>首先，输入起始提取地址：</w:t>
      </w:r>
    </w:p>
    <w:p w:rsidR="00D6163B" w:rsidRPr="0065720A" w:rsidRDefault="008A30C3" w:rsidP="0065720A">
      <w:pPr>
        <w:rPr>
          <w:color w:val="FF0000"/>
        </w:rPr>
      </w:pPr>
      <w:r>
        <w:rPr>
          <w:noProof/>
        </w:rPr>
        <w:drawing>
          <wp:inline distT="0" distB="0" distL="0" distR="0" wp14:anchorId="48FE871E" wp14:editId="73D2D4CE">
            <wp:extent cx="5274310" cy="36694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669430"/>
                    </a:xfrm>
                    <a:prstGeom prst="rect">
                      <a:avLst/>
                    </a:prstGeom>
                  </pic:spPr>
                </pic:pic>
              </a:graphicData>
            </a:graphic>
          </wp:inline>
        </w:drawing>
      </w:r>
    </w:p>
    <w:p w:rsidR="00D6163B" w:rsidRDefault="00B70750" w:rsidP="0084319A">
      <w:pPr>
        <w:pStyle w:val="a9"/>
        <w:numPr>
          <w:ilvl w:val="0"/>
          <w:numId w:val="22"/>
        </w:numPr>
        <w:ind w:firstLineChars="0"/>
        <w:rPr>
          <w:color w:val="FF0000"/>
        </w:rPr>
      </w:pPr>
      <w:r>
        <w:rPr>
          <w:rFonts w:hint="eastAsia"/>
          <w:color w:val="FF0000"/>
        </w:rPr>
        <w:t>点击浏览键，选择</w:t>
      </w:r>
      <w:r>
        <w:rPr>
          <w:rFonts w:hint="eastAsia"/>
          <w:color w:val="FF0000"/>
        </w:rPr>
        <w:t>Url</w:t>
      </w:r>
      <w:r>
        <w:rPr>
          <w:rFonts w:hint="eastAsia"/>
          <w:color w:val="FF0000"/>
        </w:rPr>
        <w:t>集保存地址</w:t>
      </w:r>
      <w:r w:rsidR="00E74181">
        <w:rPr>
          <w:rFonts w:hint="eastAsia"/>
          <w:color w:val="FF0000"/>
        </w:rPr>
        <w:t>及文件名。</w:t>
      </w:r>
    </w:p>
    <w:p w:rsidR="007E6AC8" w:rsidRDefault="005B2925" w:rsidP="0084319A">
      <w:pPr>
        <w:pStyle w:val="a9"/>
        <w:numPr>
          <w:ilvl w:val="0"/>
          <w:numId w:val="22"/>
        </w:numPr>
        <w:ind w:firstLineChars="0"/>
        <w:rPr>
          <w:color w:val="FF0000"/>
        </w:rPr>
      </w:pPr>
      <w:r>
        <w:rPr>
          <w:rFonts w:hint="eastAsia"/>
          <w:color w:val="FF0000"/>
        </w:rPr>
        <w:t>选择是抓取起始地址整个页面当中的</w:t>
      </w:r>
      <w:r>
        <w:rPr>
          <w:rFonts w:hint="eastAsia"/>
          <w:color w:val="FF0000"/>
        </w:rPr>
        <w:t>Url</w:t>
      </w:r>
      <w:r w:rsidR="00394101">
        <w:rPr>
          <w:rFonts w:hint="eastAsia"/>
          <w:color w:val="FF0000"/>
        </w:rPr>
        <w:t>还是抓取指定数目</w:t>
      </w:r>
      <w:r>
        <w:rPr>
          <w:rFonts w:hint="eastAsia"/>
          <w:color w:val="FF0000"/>
        </w:rPr>
        <w:t>的</w:t>
      </w:r>
      <w:r w:rsidR="00633A35">
        <w:rPr>
          <w:rFonts w:hint="eastAsia"/>
          <w:color w:val="FF0000"/>
        </w:rPr>
        <w:t>Url</w:t>
      </w:r>
      <w:r w:rsidR="00633A35">
        <w:rPr>
          <w:rFonts w:hint="eastAsia"/>
          <w:color w:val="FF0000"/>
        </w:rPr>
        <w:t>。</w:t>
      </w:r>
    </w:p>
    <w:p w:rsidR="00322F80" w:rsidRPr="00322F80" w:rsidRDefault="00C63B0B" w:rsidP="00322F80">
      <w:pPr>
        <w:rPr>
          <w:color w:val="FF0000"/>
        </w:rPr>
      </w:pPr>
      <w:r>
        <w:rPr>
          <w:noProof/>
        </w:rPr>
        <w:lastRenderedPageBreak/>
        <w:drawing>
          <wp:inline distT="0" distB="0" distL="0" distR="0" wp14:anchorId="70D3D9C4" wp14:editId="401CB842">
            <wp:extent cx="5274310" cy="365844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658442"/>
                    </a:xfrm>
                    <a:prstGeom prst="rect">
                      <a:avLst/>
                    </a:prstGeom>
                  </pic:spPr>
                </pic:pic>
              </a:graphicData>
            </a:graphic>
          </wp:inline>
        </w:drawing>
      </w:r>
    </w:p>
    <w:p w:rsidR="009D788E" w:rsidRDefault="0059307C" w:rsidP="0084319A">
      <w:pPr>
        <w:pStyle w:val="a9"/>
        <w:numPr>
          <w:ilvl w:val="0"/>
          <w:numId w:val="22"/>
        </w:numPr>
        <w:ind w:firstLineChars="0"/>
        <w:rPr>
          <w:color w:val="FF0000"/>
        </w:rPr>
      </w:pPr>
      <w:r>
        <w:rPr>
          <w:rFonts w:hint="eastAsia"/>
          <w:color w:val="FF0000"/>
        </w:rPr>
        <w:t>每个网页下有很多</w:t>
      </w:r>
      <w:r>
        <w:rPr>
          <w:rFonts w:hint="eastAsia"/>
          <w:color w:val="FF0000"/>
        </w:rPr>
        <w:t>Url</w:t>
      </w:r>
      <w:r>
        <w:rPr>
          <w:rFonts w:hint="eastAsia"/>
          <w:color w:val="FF0000"/>
        </w:rPr>
        <w:t>链接，其中一部分使用户需要</w:t>
      </w:r>
      <w:r w:rsidR="002659A1">
        <w:rPr>
          <w:rFonts w:hint="eastAsia"/>
          <w:color w:val="FF0000"/>
        </w:rPr>
        <w:t>保留</w:t>
      </w:r>
      <w:r>
        <w:rPr>
          <w:rFonts w:hint="eastAsia"/>
          <w:color w:val="FF0000"/>
        </w:rPr>
        <w:t>的</w:t>
      </w:r>
      <w:r w:rsidR="002659A1">
        <w:rPr>
          <w:rFonts w:hint="eastAsia"/>
          <w:color w:val="FF0000"/>
        </w:rPr>
        <w:t>有用链接，</w:t>
      </w:r>
      <w:r w:rsidR="005A34F0">
        <w:rPr>
          <w:rFonts w:hint="eastAsia"/>
          <w:color w:val="FF0000"/>
        </w:rPr>
        <w:t>其它全为</w:t>
      </w:r>
      <w:r w:rsidR="002659A1">
        <w:rPr>
          <w:rFonts w:hint="eastAsia"/>
          <w:color w:val="FF0000"/>
        </w:rPr>
        <w:t>无用链接</w:t>
      </w:r>
      <w:r w:rsidR="00941BEE">
        <w:rPr>
          <w:rFonts w:hint="eastAsia"/>
          <w:color w:val="FF0000"/>
        </w:rPr>
        <w:t>，</w:t>
      </w:r>
      <w:r w:rsidR="009A71C0">
        <w:rPr>
          <w:rFonts w:hint="eastAsia"/>
          <w:color w:val="FF0000"/>
        </w:rPr>
        <w:t>软件提供了</w:t>
      </w:r>
      <w:r w:rsidR="009A71C0">
        <w:rPr>
          <w:rFonts w:hint="eastAsia"/>
          <w:color w:val="FF0000"/>
        </w:rPr>
        <w:t>4</w:t>
      </w:r>
      <w:r w:rsidR="009D788E">
        <w:rPr>
          <w:rFonts w:hint="eastAsia"/>
          <w:color w:val="FF0000"/>
        </w:rPr>
        <w:t>中过滤措施，用户只需点击各自按钮即可出现添加过滤串的对话框：</w:t>
      </w:r>
    </w:p>
    <w:p w:rsidR="00322F80" w:rsidRDefault="009D788E" w:rsidP="009D788E">
      <w:pPr>
        <w:pStyle w:val="a9"/>
        <w:ind w:leftChars="200" w:left="420" w:firstLineChars="950" w:firstLine="1995"/>
        <w:rPr>
          <w:color w:val="FF0000"/>
        </w:rPr>
      </w:pPr>
      <w:r>
        <w:rPr>
          <w:noProof/>
        </w:rPr>
        <w:drawing>
          <wp:inline distT="0" distB="0" distL="0" distR="0" wp14:anchorId="5AE9DA6E" wp14:editId="7F443B04">
            <wp:extent cx="2981325" cy="287655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81325" cy="2876550"/>
                    </a:xfrm>
                    <a:prstGeom prst="rect">
                      <a:avLst/>
                    </a:prstGeom>
                  </pic:spPr>
                </pic:pic>
              </a:graphicData>
            </a:graphic>
          </wp:inline>
        </w:drawing>
      </w:r>
    </w:p>
    <w:p w:rsidR="009D788E" w:rsidRDefault="009D788E" w:rsidP="009D788E">
      <w:pPr>
        <w:pStyle w:val="a9"/>
        <w:ind w:left="420" w:firstLineChars="0" w:firstLine="0"/>
        <w:rPr>
          <w:color w:val="FF0000"/>
        </w:rPr>
      </w:pPr>
      <w:r>
        <w:rPr>
          <w:rFonts w:hint="eastAsia"/>
          <w:color w:val="FF0000"/>
        </w:rPr>
        <w:t>用户只需手动输入</w:t>
      </w:r>
      <w:r w:rsidR="004E679F">
        <w:rPr>
          <w:rFonts w:hint="eastAsia"/>
          <w:color w:val="FF0000"/>
        </w:rPr>
        <w:t>或复制粘贴即可，每个串用回车换行相隔</w:t>
      </w:r>
      <w:r w:rsidR="00406030">
        <w:rPr>
          <w:rFonts w:hint="eastAsia"/>
          <w:color w:val="FF0000"/>
        </w:rPr>
        <w:t>，添加完毕后点击“确定并保存按钮”即可</w:t>
      </w:r>
      <w:r w:rsidR="009762C1">
        <w:rPr>
          <w:rFonts w:hint="eastAsia"/>
          <w:color w:val="FF0000"/>
        </w:rPr>
        <w:t>，用户也可以点击“清空”按钮</w:t>
      </w:r>
      <w:r w:rsidR="00C912F5">
        <w:rPr>
          <w:rFonts w:hint="eastAsia"/>
          <w:color w:val="FF0000"/>
        </w:rPr>
        <w:t>将原先添加的</w:t>
      </w:r>
      <w:r w:rsidR="00F738F5">
        <w:rPr>
          <w:rFonts w:hint="eastAsia"/>
          <w:color w:val="FF0000"/>
        </w:rPr>
        <w:t>所有</w:t>
      </w:r>
      <w:r w:rsidR="00C912F5">
        <w:rPr>
          <w:rFonts w:hint="eastAsia"/>
          <w:color w:val="FF0000"/>
        </w:rPr>
        <w:t>串删除。</w:t>
      </w:r>
      <w:r w:rsidR="00C060E1">
        <w:rPr>
          <w:rFonts w:hint="eastAsia"/>
          <w:color w:val="FF0000"/>
        </w:rPr>
        <w:t>系统默认全部为空的时候，抓取到的每个连接都为有用链接，且都会展开</w:t>
      </w:r>
      <w:r w:rsidR="001E43C5">
        <w:rPr>
          <w:rFonts w:hint="eastAsia"/>
          <w:color w:val="FF0000"/>
        </w:rPr>
        <w:t>（尽管“可展开串”为空）</w:t>
      </w:r>
      <w:r w:rsidR="00C060E1">
        <w:rPr>
          <w:rFonts w:hint="eastAsia"/>
          <w:color w:val="FF0000"/>
        </w:rPr>
        <w:t>。</w:t>
      </w:r>
    </w:p>
    <w:p w:rsidR="002F117E" w:rsidRDefault="0090319C" w:rsidP="002F117E">
      <w:pPr>
        <w:pStyle w:val="a9"/>
        <w:numPr>
          <w:ilvl w:val="0"/>
          <w:numId w:val="23"/>
        </w:numPr>
        <w:ind w:firstLineChars="0"/>
        <w:rPr>
          <w:color w:val="FF0000"/>
        </w:rPr>
      </w:pPr>
      <w:r>
        <w:rPr>
          <w:rFonts w:hint="eastAsia"/>
          <w:color w:val="FF0000"/>
        </w:rPr>
        <w:t>添加链接</w:t>
      </w:r>
      <w:r w:rsidRPr="0003702B">
        <w:rPr>
          <w:rFonts w:hint="eastAsia"/>
          <w:b/>
          <w:color w:val="FF0000"/>
        </w:rPr>
        <w:t>不能包含</w:t>
      </w:r>
      <w:r>
        <w:rPr>
          <w:rFonts w:hint="eastAsia"/>
          <w:color w:val="FF0000"/>
        </w:rPr>
        <w:t>的串，</w:t>
      </w:r>
      <w:r w:rsidR="00135CB4">
        <w:rPr>
          <w:rFonts w:hint="eastAsia"/>
          <w:color w:val="FF0000"/>
        </w:rPr>
        <w:t>可以添加多个，</w:t>
      </w:r>
      <w:r w:rsidR="005A32CB">
        <w:rPr>
          <w:rFonts w:hint="eastAsia"/>
          <w:color w:val="FF0000"/>
        </w:rPr>
        <w:t>链接如果包含此串，即为我们不需要的无</w:t>
      </w:r>
      <w:r w:rsidR="005A32CB">
        <w:rPr>
          <w:rFonts w:hint="eastAsia"/>
          <w:color w:val="FF0000"/>
        </w:rPr>
        <w:lastRenderedPageBreak/>
        <w:t>用连接，</w:t>
      </w:r>
      <w:r w:rsidR="005A32CB">
        <w:rPr>
          <w:rFonts w:hint="eastAsia"/>
          <w:color w:val="FF0000"/>
        </w:rPr>
        <w:t>eg</w:t>
      </w:r>
      <w:r w:rsidR="000F114F">
        <w:rPr>
          <w:rFonts w:hint="eastAsia"/>
          <w:color w:val="FF0000"/>
        </w:rPr>
        <w:t xml:space="preserve">. </w:t>
      </w:r>
      <w:r w:rsidR="009927C2" w:rsidRPr="0046309A">
        <w:rPr>
          <w:rFonts w:hint="eastAsia"/>
          <w:color w:val="FF0000"/>
        </w:rPr>
        <w:t>新浪微博</w:t>
      </w:r>
      <w:r w:rsidR="007D19EF">
        <w:rPr>
          <w:rFonts w:hint="eastAsia"/>
          <w:color w:val="FF0000"/>
        </w:rPr>
        <w:t>的</w:t>
      </w:r>
      <w:r w:rsidR="00025734" w:rsidRPr="0046309A">
        <w:rPr>
          <w:rFonts w:hint="eastAsia"/>
          <w:color w:val="FF0000"/>
        </w:rPr>
        <w:t>用户主页</w:t>
      </w:r>
      <w:r w:rsidR="005A32CB" w:rsidRPr="0046309A">
        <w:rPr>
          <w:rFonts w:hint="eastAsia"/>
          <w:color w:val="FF0000"/>
        </w:rPr>
        <w:t>链接都不得包含</w:t>
      </w:r>
      <w:r w:rsidR="00B830A9" w:rsidRPr="0046309A">
        <w:rPr>
          <w:color w:val="FF0000"/>
        </w:rPr>
        <w:t>”</w:t>
      </w:r>
      <w:r w:rsidR="009927C2" w:rsidRPr="0046309A">
        <w:rPr>
          <w:rFonts w:hint="eastAsia"/>
          <w:color w:val="FF0000"/>
        </w:rPr>
        <w:t>huati</w:t>
      </w:r>
      <w:r w:rsidR="00B830A9" w:rsidRPr="0046309A">
        <w:rPr>
          <w:color w:val="FF0000"/>
        </w:rPr>
        <w:t>”</w:t>
      </w:r>
      <w:r w:rsidR="00EB598F" w:rsidRPr="0046309A">
        <w:rPr>
          <w:rFonts w:hint="eastAsia"/>
          <w:color w:val="FF0000"/>
        </w:rPr>
        <w:t>（微博话题）</w:t>
      </w:r>
      <w:r w:rsidR="00327930" w:rsidRPr="0046309A">
        <w:rPr>
          <w:rFonts w:hint="eastAsia"/>
          <w:color w:val="FF0000"/>
        </w:rPr>
        <w:t>、</w:t>
      </w:r>
      <w:r w:rsidR="00327930" w:rsidRPr="0046309A">
        <w:rPr>
          <w:color w:val="FF0000"/>
        </w:rPr>
        <w:t>”</w:t>
      </w:r>
      <w:r w:rsidR="00EB598F" w:rsidRPr="0046309A">
        <w:rPr>
          <w:rFonts w:hint="eastAsia"/>
          <w:color w:val="FF0000"/>
        </w:rPr>
        <w:t>hot</w:t>
      </w:r>
      <w:r w:rsidR="00327930" w:rsidRPr="0046309A">
        <w:rPr>
          <w:color w:val="FF0000"/>
        </w:rPr>
        <w:t>”</w:t>
      </w:r>
      <w:r w:rsidR="00104E24" w:rsidRPr="0046309A">
        <w:rPr>
          <w:rFonts w:hint="eastAsia"/>
          <w:color w:val="FF0000"/>
        </w:rPr>
        <w:t>（热门微博）</w:t>
      </w:r>
      <w:r w:rsidR="00980B4E" w:rsidRPr="0046309A">
        <w:rPr>
          <w:rFonts w:hint="eastAsia"/>
          <w:color w:val="FF0000"/>
        </w:rPr>
        <w:t>。</w:t>
      </w:r>
    </w:p>
    <w:p w:rsidR="00C723AE" w:rsidRPr="002F117E" w:rsidRDefault="00071A73" w:rsidP="002F117E">
      <w:pPr>
        <w:pStyle w:val="a9"/>
        <w:numPr>
          <w:ilvl w:val="0"/>
          <w:numId w:val="23"/>
        </w:numPr>
        <w:ind w:firstLineChars="0"/>
        <w:rPr>
          <w:color w:val="FF0000"/>
        </w:rPr>
      </w:pPr>
      <w:r w:rsidRPr="002F117E">
        <w:rPr>
          <w:rFonts w:hint="eastAsia"/>
          <w:color w:val="FF0000"/>
        </w:rPr>
        <w:t>添加</w:t>
      </w:r>
      <w:r w:rsidR="00E7774F" w:rsidRPr="002F117E">
        <w:rPr>
          <w:rFonts w:hint="eastAsia"/>
          <w:color w:val="FF0000"/>
        </w:rPr>
        <w:t>链接</w:t>
      </w:r>
      <w:r w:rsidR="00E7774F" w:rsidRPr="0003702B">
        <w:rPr>
          <w:rFonts w:hint="eastAsia"/>
          <w:b/>
          <w:color w:val="FF0000"/>
        </w:rPr>
        <w:t>必须包含</w:t>
      </w:r>
      <w:r w:rsidR="00E7774F" w:rsidRPr="002F117E">
        <w:rPr>
          <w:rFonts w:hint="eastAsia"/>
          <w:color w:val="FF0000"/>
        </w:rPr>
        <w:t>的串</w:t>
      </w:r>
      <w:r w:rsidR="00BA2439" w:rsidRPr="002F117E">
        <w:rPr>
          <w:rFonts w:hint="eastAsia"/>
          <w:color w:val="FF0000"/>
        </w:rPr>
        <w:t>，</w:t>
      </w:r>
      <w:r w:rsidR="00B0735A" w:rsidRPr="002F117E">
        <w:rPr>
          <w:rFonts w:hint="eastAsia"/>
          <w:color w:val="FF0000"/>
        </w:rPr>
        <w:t>可以添加多个，</w:t>
      </w:r>
      <w:r w:rsidR="00BA2439" w:rsidRPr="002F117E">
        <w:rPr>
          <w:rFonts w:hint="eastAsia"/>
          <w:color w:val="FF0000"/>
        </w:rPr>
        <w:t>链接必须包含的串指的是每条有用链接都包含的串</w:t>
      </w:r>
      <w:r w:rsidR="00765189" w:rsidRPr="002F117E">
        <w:rPr>
          <w:rFonts w:hint="eastAsia"/>
          <w:color w:val="FF0000"/>
        </w:rPr>
        <w:t>，</w:t>
      </w:r>
      <w:r w:rsidR="00765189" w:rsidRPr="002F117E">
        <w:rPr>
          <w:rFonts w:hint="eastAsia"/>
          <w:color w:val="FF0000"/>
        </w:rPr>
        <w:t>eg</w:t>
      </w:r>
      <w:r w:rsidR="005F3296" w:rsidRPr="002F117E">
        <w:rPr>
          <w:rFonts w:hint="eastAsia"/>
          <w:color w:val="FF0000"/>
        </w:rPr>
        <w:t xml:space="preserve">. </w:t>
      </w:r>
      <w:r w:rsidR="00CF5113" w:rsidRPr="002F117E">
        <w:rPr>
          <w:rFonts w:hint="eastAsia"/>
          <w:noProof/>
          <w:color w:val="FF0000"/>
        </w:rPr>
        <w:t>京东商品的链接都必须包含</w:t>
      </w:r>
      <w:r w:rsidR="00C7156E" w:rsidRPr="002F117E">
        <w:rPr>
          <w:noProof/>
          <w:color w:val="FF0000"/>
        </w:rPr>
        <w:t>”</w:t>
      </w:r>
      <w:hyperlink r:id="rId14" w:history="1">
        <w:r w:rsidR="00C7156E" w:rsidRPr="00DA770A">
          <w:rPr>
            <w:rStyle w:val="ac"/>
            <w:rFonts w:hint="eastAsia"/>
            <w:noProof/>
          </w:rPr>
          <w:t>http://www.360buy.com/product/</w:t>
        </w:r>
      </w:hyperlink>
      <w:r w:rsidR="00C7156E" w:rsidRPr="002F117E">
        <w:rPr>
          <w:noProof/>
          <w:color w:val="FF0000"/>
        </w:rPr>
        <w:t>”</w:t>
      </w:r>
      <w:r w:rsidR="00734127">
        <w:rPr>
          <w:rFonts w:hint="eastAsia"/>
          <w:noProof/>
          <w:color w:val="FF0000"/>
        </w:rPr>
        <w:t>和</w:t>
      </w:r>
      <w:r w:rsidR="00734127">
        <w:rPr>
          <w:noProof/>
          <w:color w:val="FF0000"/>
        </w:rPr>
        <w:t>”</w:t>
      </w:r>
      <w:r w:rsidR="00734127">
        <w:rPr>
          <w:rFonts w:hint="eastAsia"/>
          <w:noProof/>
          <w:color w:val="FF0000"/>
        </w:rPr>
        <w:t>.html</w:t>
      </w:r>
      <w:r w:rsidR="00734127">
        <w:rPr>
          <w:noProof/>
          <w:color w:val="FF0000"/>
        </w:rPr>
        <w:t>”</w:t>
      </w:r>
      <w:r w:rsidR="00980B4E" w:rsidRPr="002F117E">
        <w:rPr>
          <w:rFonts w:hint="eastAsia"/>
          <w:noProof/>
          <w:color w:val="FF0000"/>
        </w:rPr>
        <w:t>。</w:t>
      </w:r>
    </w:p>
    <w:p w:rsidR="00E7774F" w:rsidRDefault="00B613FB" w:rsidP="008E03A0">
      <w:pPr>
        <w:pStyle w:val="a9"/>
        <w:numPr>
          <w:ilvl w:val="0"/>
          <w:numId w:val="23"/>
        </w:numPr>
        <w:ind w:firstLineChars="0"/>
        <w:rPr>
          <w:color w:val="FF0000"/>
        </w:rPr>
      </w:pPr>
      <w:r>
        <w:rPr>
          <w:rFonts w:hint="eastAsia"/>
          <w:color w:val="FF0000"/>
        </w:rPr>
        <w:t>添加链接</w:t>
      </w:r>
      <w:r w:rsidR="00D86565" w:rsidRPr="0003702B">
        <w:rPr>
          <w:rFonts w:hint="eastAsia"/>
          <w:b/>
          <w:color w:val="FF0000"/>
        </w:rPr>
        <w:t>可以包含</w:t>
      </w:r>
      <w:r w:rsidR="00D86565">
        <w:rPr>
          <w:rFonts w:hint="eastAsia"/>
          <w:color w:val="FF0000"/>
        </w:rPr>
        <w:t>的串，</w:t>
      </w:r>
      <w:r w:rsidR="0074294E" w:rsidRPr="0007539D">
        <w:rPr>
          <w:rFonts w:hint="eastAsia"/>
          <w:color w:val="FF0000"/>
        </w:rPr>
        <w:t>可以添加多个，</w:t>
      </w:r>
      <w:r w:rsidR="000E286E">
        <w:rPr>
          <w:rFonts w:hint="eastAsia"/>
          <w:color w:val="FF0000"/>
        </w:rPr>
        <w:t>链接必须包含</w:t>
      </w:r>
      <w:r w:rsidR="00515A90">
        <w:rPr>
          <w:rFonts w:hint="eastAsia"/>
          <w:color w:val="FF0000"/>
        </w:rPr>
        <w:t>这些串当中的一种</w:t>
      </w:r>
      <w:r w:rsidR="00135CB4">
        <w:rPr>
          <w:rFonts w:hint="eastAsia"/>
          <w:color w:val="FF0000"/>
        </w:rPr>
        <w:t>，</w:t>
      </w:r>
      <w:r w:rsidR="007E4EAE">
        <w:rPr>
          <w:rFonts w:hint="eastAsia"/>
          <w:color w:val="FF0000"/>
        </w:rPr>
        <w:t>因为可能有好几种有用的链接，</w:t>
      </w:r>
      <w:r w:rsidR="007E4EAE">
        <w:rPr>
          <w:rFonts w:hint="eastAsia"/>
          <w:color w:val="FF0000"/>
        </w:rPr>
        <w:t xml:space="preserve">eg. </w:t>
      </w:r>
      <w:r w:rsidR="007E4EAE">
        <w:rPr>
          <w:rFonts w:hint="eastAsia"/>
          <w:color w:val="FF0000"/>
        </w:rPr>
        <w:t>新浪微博用户主页的链接</w:t>
      </w:r>
      <w:r w:rsidR="00AC45DA">
        <w:rPr>
          <w:rFonts w:hint="eastAsia"/>
          <w:color w:val="FF0000"/>
        </w:rPr>
        <w:t>除了</w:t>
      </w:r>
      <w:r w:rsidR="007E4EAE">
        <w:rPr>
          <w:rFonts w:hint="eastAsia"/>
          <w:color w:val="FF0000"/>
        </w:rPr>
        <w:t>可以包含的有</w:t>
      </w:r>
      <w:r w:rsidR="007E4EAE">
        <w:rPr>
          <w:color w:val="FF0000"/>
        </w:rPr>
        <w:t>”</w:t>
      </w:r>
      <w:r w:rsidR="00D742C1" w:rsidRPr="00D742C1">
        <w:t xml:space="preserve"> </w:t>
      </w:r>
      <w:hyperlink r:id="rId15" w:history="1">
        <w:r w:rsidR="00AE4976" w:rsidRPr="00DA770A">
          <w:rPr>
            <w:rStyle w:val="ac"/>
          </w:rPr>
          <w:t>http://weibo.com/</w:t>
        </w:r>
      </w:hyperlink>
      <w:r w:rsidR="007E4EAE">
        <w:rPr>
          <w:color w:val="FF0000"/>
        </w:rPr>
        <w:t>”</w:t>
      </w:r>
      <w:r w:rsidR="00A4680C">
        <w:rPr>
          <w:rFonts w:hint="eastAsia"/>
          <w:color w:val="FF0000"/>
        </w:rPr>
        <w:t>（个人</w:t>
      </w:r>
      <w:r w:rsidR="003F5A51">
        <w:rPr>
          <w:rFonts w:hint="eastAsia"/>
          <w:color w:val="FF0000"/>
        </w:rPr>
        <w:t>用户</w:t>
      </w:r>
      <w:r w:rsidR="00A4680C">
        <w:rPr>
          <w:rFonts w:hint="eastAsia"/>
          <w:color w:val="FF0000"/>
        </w:rPr>
        <w:t>微博）</w:t>
      </w:r>
      <w:r w:rsidR="00AE4976">
        <w:rPr>
          <w:rFonts w:hint="eastAsia"/>
          <w:color w:val="FF0000"/>
        </w:rPr>
        <w:t>，也可以包含</w:t>
      </w:r>
      <w:r w:rsidR="00AE4976">
        <w:rPr>
          <w:color w:val="FF0000"/>
        </w:rPr>
        <w:t>”</w:t>
      </w:r>
      <w:r w:rsidR="008E03A0" w:rsidRPr="008E03A0">
        <w:t xml:space="preserve"> </w:t>
      </w:r>
      <w:hyperlink r:id="rId16" w:history="1">
        <w:r w:rsidR="00A26A6D" w:rsidRPr="00DA770A">
          <w:rPr>
            <w:rStyle w:val="ac"/>
          </w:rPr>
          <w:t>http://e.weibo.com/</w:t>
        </w:r>
      </w:hyperlink>
      <w:r w:rsidR="00AE4976">
        <w:rPr>
          <w:color w:val="FF0000"/>
        </w:rPr>
        <w:t>”</w:t>
      </w:r>
      <w:r w:rsidR="00A26A6D">
        <w:rPr>
          <w:rFonts w:hint="eastAsia"/>
          <w:color w:val="FF0000"/>
        </w:rPr>
        <w:t>（企业</w:t>
      </w:r>
      <w:r w:rsidR="003F5A51">
        <w:rPr>
          <w:rFonts w:hint="eastAsia"/>
          <w:color w:val="FF0000"/>
        </w:rPr>
        <w:t>用户</w:t>
      </w:r>
      <w:r w:rsidR="00A26A6D">
        <w:rPr>
          <w:rFonts w:hint="eastAsia"/>
          <w:color w:val="FF0000"/>
        </w:rPr>
        <w:t>微博）</w:t>
      </w:r>
    </w:p>
    <w:p w:rsidR="00135016" w:rsidRDefault="00135016" w:rsidP="00A46F68">
      <w:pPr>
        <w:pStyle w:val="a9"/>
        <w:numPr>
          <w:ilvl w:val="0"/>
          <w:numId w:val="23"/>
        </w:numPr>
        <w:ind w:firstLineChars="0"/>
        <w:rPr>
          <w:color w:val="FF0000"/>
        </w:rPr>
      </w:pPr>
      <w:r>
        <w:rPr>
          <w:rFonts w:hint="eastAsia"/>
          <w:color w:val="FF0000"/>
        </w:rPr>
        <w:t>添加链接</w:t>
      </w:r>
      <w:r w:rsidRPr="0003702B">
        <w:rPr>
          <w:rFonts w:hint="eastAsia"/>
          <w:b/>
          <w:color w:val="FF0000"/>
        </w:rPr>
        <w:t>可以</w:t>
      </w:r>
      <w:r w:rsidR="00422E25" w:rsidRPr="0003702B">
        <w:rPr>
          <w:rFonts w:hint="eastAsia"/>
          <w:b/>
          <w:color w:val="FF0000"/>
        </w:rPr>
        <w:t>展开</w:t>
      </w:r>
      <w:r>
        <w:rPr>
          <w:rFonts w:hint="eastAsia"/>
          <w:color w:val="FF0000"/>
        </w:rPr>
        <w:t>的串，</w:t>
      </w:r>
      <w:r w:rsidRPr="0007539D">
        <w:rPr>
          <w:rFonts w:hint="eastAsia"/>
          <w:color w:val="FF0000"/>
        </w:rPr>
        <w:t>可以添加多个，</w:t>
      </w:r>
      <w:r w:rsidR="005468A0">
        <w:rPr>
          <w:rFonts w:hint="eastAsia"/>
          <w:color w:val="FF0000"/>
        </w:rPr>
        <w:t>由于</w:t>
      </w:r>
      <w:r w:rsidR="0061582D">
        <w:rPr>
          <w:rFonts w:hint="eastAsia"/>
          <w:color w:val="FF0000"/>
        </w:rPr>
        <w:t>抓取的机制采取的是</w:t>
      </w:r>
      <w:r w:rsidR="00F02A5B">
        <w:rPr>
          <w:rFonts w:hint="eastAsia"/>
          <w:color w:val="FF0000"/>
        </w:rPr>
        <w:t>宽度优先搜索，</w:t>
      </w:r>
      <w:r w:rsidR="009158E3">
        <w:rPr>
          <w:rFonts w:hint="eastAsia"/>
          <w:color w:val="FF0000"/>
        </w:rPr>
        <w:t>只从有用链接当中展开抓取有用链接，但是</w:t>
      </w:r>
      <w:r w:rsidR="00E30696">
        <w:rPr>
          <w:rFonts w:hint="eastAsia"/>
          <w:color w:val="FF0000"/>
        </w:rPr>
        <w:t>某些</w:t>
      </w:r>
      <w:r w:rsidR="00DE3BA1">
        <w:rPr>
          <w:rFonts w:hint="eastAsia"/>
          <w:color w:val="FF0000"/>
        </w:rPr>
        <w:t>无用</w:t>
      </w:r>
      <w:r w:rsidR="00E30696">
        <w:rPr>
          <w:rFonts w:hint="eastAsia"/>
          <w:color w:val="FF0000"/>
        </w:rPr>
        <w:t>链接</w:t>
      </w:r>
      <w:r w:rsidR="00DE3BA1">
        <w:rPr>
          <w:rFonts w:hint="eastAsia"/>
          <w:color w:val="FF0000"/>
        </w:rPr>
        <w:t>展开</w:t>
      </w:r>
      <w:r w:rsidR="00EA7F3C">
        <w:rPr>
          <w:rFonts w:hint="eastAsia"/>
          <w:color w:val="FF0000"/>
        </w:rPr>
        <w:t>之后</w:t>
      </w:r>
      <w:r w:rsidR="00553880">
        <w:rPr>
          <w:rFonts w:hint="eastAsia"/>
          <w:color w:val="FF0000"/>
        </w:rPr>
        <w:t>是</w:t>
      </w:r>
      <w:r w:rsidR="00EA7F3C">
        <w:rPr>
          <w:rFonts w:hint="eastAsia"/>
          <w:color w:val="FF0000"/>
        </w:rPr>
        <w:t>能</w:t>
      </w:r>
      <w:r w:rsidR="00336DA1">
        <w:rPr>
          <w:rFonts w:hint="eastAsia"/>
          <w:color w:val="FF0000"/>
        </w:rPr>
        <w:t>抓取到</w:t>
      </w:r>
      <w:r w:rsidR="00EA7F3C">
        <w:rPr>
          <w:rFonts w:hint="eastAsia"/>
          <w:color w:val="FF0000"/>
        </w:rPr>
        <w:t>更多</w:t>
      </w:r>
      <w:r w:rsidR="00737612">
        <w:rPr>
          <w:rFonts w:hint="eastAsia"/>
          <w:color w:val="FF0000"/>
        </w:rPr>
        <w:t>有用链接的，</w:t>
      </w:r>
      <w:r w:rsidR="00737612">
        <w:rPr>
          <w:rFonts w:hint="eastAsia"/>
          <w:color w:val="FF0000"/>
        </w:rPr>
        <w:t xml:space="preserve">eg. </w:t>
      </w:r>
      <w:r w:rsidR="00352039">
        <w:rPr>
          <w:rFonts w:hint="eastAsia"/>
          <w:color w:val="FF0000"/>
        </w:rPr>
        <w:t>搜狐博客的博文</w:t>
      </w:r>
      <w:r w:rsidR="00EE1E0C">
        <w:rPr>
          <w:color w:val="FF0000"/>
        </w:rPr>
        <w:t>”</w:t>
      </w:r>
      <w:r w:rsidR="00882973" w:rsidRPr="00882973">
        <w:rPr>
          <w:color w:val="FF0000"/>
        </w:rPr>
        <w:t>http://baoesq.i.sohu.com/blog/view/245625737.htm</w:t>
      </w:r>
      <w:r w:rsidR="00EE1E0C">
        <w:rPr>
          <w:color w:val="FF0000"/>
        </w:rPr>
        <w:t>”</w:t>
      </w:r>
      <w:r w:rsidR="00422FA0">
        <w:rPr>
          <w:rFonts w:hint="eastAsia"/>
          <w:color w:val="FF0000"/>
        </w:rPr>
        <w:t>当中有</w:t>
      </w:r>
      <w:r w:rsidR="00475328">
        <w:rPr>
          <w:rFonts w:hint="eastAsia"/>
          <w:color w:val="FF0000"/>
        </w:rPr>
        <w:t>博主的所有</w:t>
      </w:r>
      <w:r w:rsidR="00DE6F63">
        <w:rPr>
          <w:rFonts w:hint="eastAsia"/>
          <w:color w:val="FF0000"/>
        </w:rPr>
        <w:t>博文的</w:t>
      </w:r>
      <w:r w:rsidR="00475328">
        <w:rPr>
          <w:rFonts w:hint="eastAsia"/>
          <w:color w:val="FF0000"/>
        </w:rPr>
        <w:t>博客</w:t>
      </w:r>
      <w:r w:rsidR="00422FA0">
        <w:rPr>
          <w:rFonts w:hint="eastAsia"/>
          <w:color w:val="FF0000"/>
        </w:rPr>
        <w:t>链接</w:t>
      </w:r>
      <w:r w:rsidR="00EE1E0C">
        <w:rPr>
          <w:color w:val="FF0000"/>
        </w:rPr>
        <w:t>”</w:t>
      </w:r>
      <w:r w:rsidR="00A46F68" w:rsidRPr="00A46F68">
        <w:rPr>
          <w:color w:val="FF0000"/>
        </w:rPr>
        <w:t>http://baoesq.i.sohu.com/blog/index.htm</w:t>
      </w:r>
      <w:r w:rsidR="00EE1E0C">
        <w:rPr>
          <w:color w:val="FF0000"/>
        </w:rPr>
        <w:t>”</w:t>
      </w:r>
      <w:r w:rsidR="008E46F8">
        <w:rPr>
          <w:rFonts w:hint="eastAsia"/>
          <w:color w:val="FF0000"/>
        </w:rPr>
        <w:t>，那么相应的</w:t>
      </w:r>
      <w:r w:rsidR="008E46F8">
        <w:rPr>
          <w:color w:val="FF0000"/>
        </w:rPr>
        <w:t>”</w:t>
      </w:r>
      <w:r w:rsidR="008E46F8" w:rsidRPr="008E46F8">
        <w:rPr>
          <w:color w:val="FF0000"/>
        </w:rPr>
        <w:t xml:space="preserve"> </w:t>
      </w:r>
      <w:r w:rsidR="008E46F8" w:rsidRPr="00A46F68">
        <w:rPr>
          <w:color w:val="FF0000"/>
        </w:rPr>
        <w:t>i.sohu.com/blog/index.htm</w:t>
      </w:r>
      <w:r w:rsidR="008E46F8">
        <w:rPr>
          <w:color w:val="FF0000"/>
        </w:rPr>
        <w:t>”</w:t>
      </w:r>
      <w:r w:rsidR="008E46F8">
        <w:rPr>
          <w:rFonts w:hint="eastAsia"/>
          <w:color w:val="FF0000"/>
        </w:rPr>
        <w:t>就为可展开的串</w:t>
      </w:r>
      <w:r w:rsidR="00B74F69">
        <w:rPr>
          <w:rFonts w:hint="eastAsia"/>
          <w:color w:val="FF0000"/>
        </w:rPr>
        <w:t>，因为</w:t>
      </w:r>
      <w:r w:rsidR="00376791">
        <w:rPr>
          <w:rFonts w:hint="eastAsia"/>
          <w:color w:val="FF0000"/>
        </w:rPr>
        <w:t>包含</w:t>
      </w:r>
      <w:r w:rsidR="00B74F69">
        <w:rPr>
          <w:rFonts w:hint="eastAsia"/>
          <w:color w:val="FF0000"/>
        </w:rPr>
        <w:t>这个串</w:t>
      </w:r>
      <w:r w:rsidR="00376791">
        <w:rPr>
          <w:rFonts w:hint="eastAsia"/>
          <w:color w:val="FF0000"/>
        </w:rPr>
        <w:t>的链接</w:t>
      </w:r>
      <w:r w:rsidR="00B74F69">
        <w:rPr>
          <w:rFonts w:hint="eastAsia"/>
          <w:color w:val="FF0000"/>
        </w:rPr>
        <w:t>展开后能抓取到更多的博文。</w:t>
      </w:r>
    </w:p>
    <w:p w:rsidR="00BC7207" w:rsidRDefault="00F45B2D" w:rsidP="0084319A">
      <w:pPr>
        <w:pStyle w:val="a9"/>
        <w:numPr>
          <w:ilvl w:val="0"/>
          <w:numId w:val="22"/>
        </w:numPr>
        <w:ind w:firstLineChars="0"/>
        <w:rPr>
          <w:color w:val="FF0000"/>
        </w:rPr>
      </w:pPr>
      <w:r>
        <w:rPr>
          <w:rFonts w:hint="eastAsia"/>
          <w:color w:val="FF0000"/>
        </w:rPr>
        <w:t>点击提取</w:t>
      </w:r>
      <w:r w:rsidR="00CB2729">
        <w:rPr>
          <w:rFonts w:hint="eastAsia"/>
          <w:color w:val="FF0000"/>
        </w:rPr>
        <w:t>按钮</w:t>
      </w:r>
      <w:r>
        <w:rPr>
          <w:rFonts w:hint="eastAsia"/>
          <w:color w:val="FF0000"/>
        </w:rPr>
        <w:t>即可</w:t>
      </w:r>
      <w:r w:rsidR="00CB2729">
        <w:rPr>
          <w:rFonts w:hint="eastAsia"/>
          <w:color w:val="FF0000"/>
        </w:rPr>
        <w:t>开始抓取链接</w:t>
      </w:r>
      <w:r w:rsidR="005F4778">
        <w:rPr>
          <w:rFonts w:hint="eastAsia"/>
          <w:color w:val="FF0000"/>
        </w:rPr>
        <w:t>，抓取过程中提取按钮的左边会显示抓取的状态，显示当前抓取了多少条，抓取完毕后会出现</w:t>
      </w:r>
      <w:r w:rsidR="005F4778">
        <w:rPr>
          <w:color w:val="FF0000"/>
        </w:rPr>
        <w:t>”</w:t>
      </w:r>
      <w:r w:rsidR="005F4778">
        <w:rPr>
          <w:rFonts w:hint="eastAsia"/>
          <w:color w:val="FF0000"/>
        </w:rPr>
        <w:t>F</w:t>
      </w:r>
      <w:r w:rsidR="005F4778">
        <w:rPr>
          <w:color w:val="FF0000"/>
        </w:rPr>
        <w:t>i</w:t>
      </w:r>
      <w:r w:rsidR="005F4778">
        <w:rPr>
          <w:rFonts w:hint="eastAsia"/>
          <w:color w:val="FF0000"/>
        </w:rPr>
        <w:t>nished</w:t>
      </w:r>
      <w:r w:rsidR="005F4778">
        <w:rPr>
          <w:color w:val="FF0000"/>
        </w:rPr>
        <w:t>”</w:t>
      </w:r>
      <w:r w:rsidR="00810F2B">
        <w:rPr>
          <w:rFonts w:hint="eastAsia"/>
          <w:color w:val="FF0000"/>
        </w:rPr>
        <w:t>。</w:t>
      </w:r>
    </w:p>
    <w:p w:rsidR="00EC4C5E" w:rsidRPr="0084319A" w:rsidRDefault="00EC4C5E" w:rsidP="00EC4C5E">
      <w:pPr>
        <w:pStyle w:val="a9"/>
        <w:ind w:left="420" w:firstLineChars="0" w:firstLine="0"/>
        <w:rPr>
          <w:color w:val="FF0000"/>
        </w:rPr>
      </w:pPr>
      <w:r>
        <w:rPr>
          <w:noProof/>
        </w:rPr>
        <w:drawing>
          <wp:inline distT="0" distB="0" distL="0" distR="0" wp14:anchorId="4D5A977D" wp14:editId="21E7DC80">
            <wp:extent cx="5274310" cy="3529026"/>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529026"/>
                    </a:xfrm>
                    <a:prstGeom prst="rect">
                      <a:avLst/>
                    </a:prstGeom>
                  </pic:spPr>
                </pic:pic>
              </a:graphicData>
            </a:graphic>
          </wp:inline>
        </w:drawing>
      </w:r>
    </w:p>
    <w:p w:rsidR="00C376B9" w:rsidRDefault="00C376B9" w:rsidP="00273C1E">
      <w:pPr>
        <w:pStyle w:val="3"/>
        <w:numPr>
          <w:ilvl w:val="2"/>
          <w:numId w:val="7"/>
        </w:numPr>
        <w:spacing w:line="360" w:lineRule="auto"/>
      </w:pPr>
      <w:bookmarkStart w:id="14" w:name="_Toc341645756"/>
      <w:r>
        <w:rPr>
          <w:rFonts w:hint="eastAsia"/>
        </w:rPr>
        <w:lastRenderedPageBreak/>
        <w:t>批量抓取网页</w:t>
      </w:r>
      <w:bookmarkEnd w:id="14"/>
    </w:p>
    <w:p w:rsidR="00841696" w:rsidRDefault="0055337E" w:rsidP="00273C1E">
      <w:pPr>
        <w:ind w:firstLineChars="200" w:firstLine="420"/>
      </w:pPr>
      <w:r>
        <w:rPr>
          <w:rFonts w:hint="eastAsia"/>
        </w:rPr>
        <w:t>在</w:t>
      </w:r>
      <w:r w:rsidRPr="001F49F4">
        <w:rPr>
          <w:rFonts w:hint="eastAsia"/>
          <w:color w:val="FF0000"/>
        </w:rPr>
        <w:t>批量抓取</w:t>
      </w:r>
      <w:r w:rsidR="00841696" w:rsidRPr="001F49F4">
        <w:rPr>
          <w:rFonts w:hint="eastAsia"/>
          <w:color w:val="FF0000"/>
        </w:rPr>
        <w:t>界面</w:t>
      </w:r>
      <w:r w:rsidR="00841696">
        <w:rPr>
          <w:rFonts w:hint="eastAsia"/>
        </w:rPr>
        <w:t>中，选择待抓取的网页集文件和存储目录，如果需要翻页抓取，则选择与网页集相对应的脚本文件；如果不需要翻页抓取，则选择</w:t>
      </w:r>
      <w:r w:rsidR="00841696">
        <w:rPr>
          <w:rFonts w:hint="eastAsia"/>
        </w:rPr>
        <w:t>bufanye.js</w:t>
      </w:r>
      <w:r w:rsidR="00841696">
        <w:rPr>
          <w:rFonts w:hint="eastAsia"/>
        </w:rPr>
        <w:t>；如果不选择任何脚本文件，则不进行抓取工作。</w:t>
      </w:r>
      <w:r w:rsidR="00B23F38" w:rsidRPr="00B23F38">
        <w:rPr>
          <w:rFonts w:hint="eastAsia"/>
          <w:color w:val="FF0000"/>
        </w:rPr>
        <w:t>默认抓取网页的编码格式为“简体中文</w:t>
      </w:r>
      <w:r w:rsidR="00B23F38" w:rsidRPr="00B23F38">
        <w:rPr>
          <w:rFonts w:hint="eastAsia"/>
          <w:color w:val="FF0000"/>
        </w:rPr>
        <w:t>18030</w:t>
      </w:r>
      <w:r w:rsidR="00B23F38" w:rsidRPr="00B23F38">
        <w:rPr>
          <w:rFonts w:hint="eastAsia"/>
          <w:color w:val="FF0000"/>
        </w:rPr>
        <w:t>”</w:t>
      </w:r>
      <w:r w:rsidR="000D675B">
        <w:rPr>
          <w:rFonts w:hint="eastAsia"/>
          <w:color w:val="FF0000"/>
        </w:rPr>
        <w:t>，特别指出新浪微博的编码格式为“</w:t>
      </w:r>
      <w:r w:rsidR="000D675B">
        <w:rPr>
          <w:rFonts w:hint="eastAsia"/>
          <w:color w:val="FF0000"/>
        </w:rPr>
        <w:t>Unicode(UTF-8)</w:t>
      </w:r>
      <w:r w:rsidR="000D675B">
        <w:rPr>
          <w:rFonts w:hint="eastAsia"/>
          <w:color w:val="FF0000"/>
        </w:rPr>
        <w:t>”</w:t>
      </w:r>
      <w:r w:rsidR="00297CAF">
        <w:rPr>
          <w:rFonts w:hint="eastAsia"/>
          <w:color w:val="FF0000"/>
        </w:rPr>
        <w:t>。</w:t>
      </w:r>
      <w:r w:rsidR="00616B57">
        <w:rPr>
          <w:rFonts w:hint="eastAsia"/>
          <w:color w:val="FF0000"/>
        </w:rPr>
        <w:t>由于用户不断发微博，在一次抓取之后的一个时间段内，会有新的微博出现，那么只抓取这一时间段内的微博即可，之前抓过的微博无需再抓，设置“抓取时间至”为上一次批量抓取的时间</w:t>
      </w:r>
      <w:r w:rsidR="00AC6470">
        <w:rPr>
          <w:rFonts w:hint="eastAsia"/>
          <w:color w:val="FF0000"/>
        </w:rPr>
        <w:t>，这项设置在抓取微博时必须设置</w:t>
      </w:r>
      <w:r w:rsidR="00616B57">
        <w:rPr>
          <w:rFonts w:hint="eastAsia"/>
          <w:color w:val="FF0000"/>
        </w:rPr>
        <w:t>。</w:t>
      </w:r>
      <w:r w:rsidR="00841696">
        <w:rPr>
          <w:rFonts w:hint="eastAsia"/>
        </w:rPr>
        <w:t>站点、网页集的地址类型和翻页脚本文件之间对应关系如下：</w:t>
      </w:r>
    </w:p>
    <w:p w:rsidR="000E3939" w:rsidRDefault="000E3939" w:rsidP="00273C1E">
      <w:pPr>
        <w:ind w:firstLineChars="200" w:firstLine="420"/>
        <w:jc w:val="center"/>
      </w:pPr>
      <w:r>
        <w:rPr>
          <w:rFonts w:hint="eastAsia"/>
        </w:rPr>
        <w:t>表</w:t>
      </w:r>
      <w:r w:rsidR="0030459E">
        <w:rPr>
          <w:rFonts w:hint="eastAsia"/>
        </w:rPr>
        <w:t>2</w:t>
      </w:r>
      <w:r>
        <w:rPr>
          <w:rFonts w:hint="eastAsia"/>
        </w:rPr>
        <w:t xml:space="preserve">-1 </w:t>
      </w:r>
      <w:r>
        <w:rPr>
          <w:rFonts w:hint="eastAsia"/>
        </w:rPr>
        <w:t>站点、网页集的地址类型和翻页脚本文件对应表</w:t>
      </w:r>
    </w:p>
    <w:tbl>
      <w:tblPr>
        <w:tblStyle w:val="11"/>
        <w:tblW w:w="8826" w:type="dxa"/>
        <w:tblLayout w:type="fixed"/>
        <w:tblLook w:val="04A0" w:firstRow="1" w:lastRow="0" w:firstColumn="1" w:lastColumn="0" w:noHBand="0" w:noVBand="1"/>
      </w:tblPr>
      <w:tblGrid>
        <w:gridCol w:w="1242"/>
        <w:gridCol w:w="2410"/>
        <w:gridCol w:w="2126"/>
        <w:gridCol w:w="2980"/>
        <w:gridCol w:w="68"/>
      </w:tblGrid>
      <w:tr w:rsidR="00841696" w:rsidRPr="00791BBB" w:rsidTr="00791B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841696" w:rsidRPr="00791BBB" w:rsidRDefault="00841696" w:rsidP="00273C1E">
            <w:pPr>
              <w:pStyle w:val="aa"/>
              <w:ind w:firstLine="0"/>
              <w:jc w:val="center"/>
              <w:rPr>
                <w:b w:val="0"/>
                <w:bCs w:val="0"/>
                <w:color w:val="auto"/>
              </w:rPr>
            </w:pPr>
            <w:r w:rsidRPr="00791BBB">
              <w:rPr>
                <w:rFonts w:hint="eastAsia"/>
                <w:color w:val="auto"/>
              </w:rPr>
              <w:t>站点</w:t>
            </w:r>
          </w:p>
        </w:tc>
        <w:tc>
          <w:tcPr>
            <w:tcW w:w="2410" w:type="dxa"/>
            <w:vAlign w:val="center"/>
          </w:tcPr>
          <w:p w:rsidR="00841696" w:rsidRPr="00791BBB" w:rsidRDefault="00841696" w:rsidP="00273C1E">
            <w:pPr>
              <w:pStyle w:val="aa"/>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rPr>
            </w:pPr>
            <w:r w:rsidRPr="00791BBB">
              <w:rPr>
                <w:rFonts w:hint="eastAsia"/>
                <w:color w:val="auto"/>
              </w:rPr>
              <w:t>网页集地址类型</w:t>
            </w:r>
          </w:p>
        </w:tc>
        <w:tc>
          <w:tcPr>
            <w:tcW w:w="2126" w:type="dxa"/>
            <w:vAlign w:val="center"/>
          </w:tcPr>
          <w:p w:rsidR="00841696" w:rsidRPr="00791BBB" w:rsidRDefault="00841696" w:rsidP="00273C1E">
            <w:pPr>
              <w:pStyle w:val="aa"/>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rPr>
            </w:pPr>
            <w:r w:rsidRPr="00791BBB">
              <w:rPr>
                <w:rFonts w:hint="eastAsia"/>
                <w:color w:val="auto"/>
              </w:rPr>
              <w:t>翻页脚本</w:t>
            </w:r>
            <w:r w:rsidRPr="00791BBB">
              <w:rPr>
                <w:rFonts w:hint="eastAsia"/>
                <w:color w:val="auto"/>
              </w:rPr>
              <w:t>(.js)</w:t>
            </w:r>
          </w:p>
        </w:tc>
        <w:tc>
          <w:tcPr>
            <w:tcW w:w="3048" w:type="dxa"/>
            <w:gridSpan w:val="2"/>
            <w:vAlign w:val="center"/>
          </w:tcPr>
          <w:p w:rsidR="00841696" w:rsidRPr="00791BBB" w:rsidRDefault="00841696" w:rsidP="00273C1E">
            <w:pPr>
              <w:pStyle w:val="aa"/>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rPr>
            </w:pPr>
            <w:r w:rsidRPr="00791BBB">
              <w:rPr>
                <w:rFonts w:hint="eastAsia"/>
                <w:color w:val="auto"/>
              </w:rPr>
              <w:t>网页集示例</w:t>
            </w:r>
            <w:r w:rsidRPr="00791BBB">
              <w:rPr>
                <w:rFonts w:hint="eastAsia"/>
                <w:color w:val="auto"/>
              </w:rPr>
              <w:t>(.txt)</w:t>
            </w:r>
          </w:p>
        </w:tc>
      </w:tr>
      <w:tr w:rsidR="00841696" w:rsidRPr="00791BBB" w:rsidTr="00791BBB">
        <w:trPr>
          <w:gridAfter w:val="1"/>
          <w:cnfStyle w:val="000000100000" w:firstRow="0" w:lastRow="0" w:firstColumn="0" w:lastColumn="0" w:oddVBand="0" w:evenVBand="0" w:oddHBand="1" w:evenHBand="0" w:firstRowFirstColumn="0" w:firstRowLastColumn="0" w:lastRowFirstColumn="0" w:lastRowLastColumn="0"/>
          <w:wAfter w:w="68" w:type="dxa"/>
        </w:trPr>
        <w:tc>
          <w:tcPr>
            <w:cnfStyle w:val="001000000000" w:firstRow="0" w:lastRow="0" w:firstColumn="1" w:lastColumn="0" w:oddVBand="0" w:evenVBand="0" w:oddHBand="0" w:evenHBand="0" w:firstRowFirstColumn="0" w:firstRowLastColumn="0" w:lastRowFirstColumn="0" w:lastRowLastColumn="0"/>
            <w:tcW w:w="1242" w:type="dxa"/>
            <w:vAlign w:val="center"/>
          </w:tcPr>
          <w:p w:rsidR="00841696" w:rsidRPr="00791BBB" w:rsidRDefault="00841696" w:rsidP="00273C1E">
            <w:pPr>
              <w:pStyle w:val="aa"/>
              <w:ind w:firstLine="0"/>
              <w:jc w:val="center"/>
              <w:rPr>
                <w:b w:val="0"/>
                <w:bCs w:val="0"/>
                <w:color w:val="auto"/>
              </w:rPr>
            </w:pPr>
            <w:r w:rsidRPr="00791BBB">
              <w:rPr>
                <w:rFonts w:hint="eastAsia"/>
                <w:b w:val="0"/>
                <w:color w:val="auto"/>
              </w:rPr>
              <w:t>京东商城</w:t>
            </w:r>
          </w:p>
        </w:tc>
        <w:tc>
          <w:tcPr>
            <w:tcW w:w="2410" w:type="dxa"/>
            <w:vAlign w:val="center"/>
          </w:tcPr>
          <w:p w:rsidR="00841696" w:rsidRPr="00791BBB" w:rsidRDefault="00841696" w:rsidP="00273C1E">
            <w:pPr>
              <w:pStyle w:val="aa"/>
              <w:ind w:firstLine="0"/>
              <w:jc w:val="center"/>
              <w:cnfStyle w:val="000000100000" w:firstRow="0" w:lastRow="0" w:firstColumn="0" w:lastColumn="0" w:oddVBand="0" w:evenVBand="0" w:oddHBand="1" w:evenHBand="0" w:firstRowFirstColumn="0" w:firstRowLastColumn="0" w:lastRowFirstColumn="0" w:lastRowLastColumn="0"/>
              <w:rPr>
                <w:color w:val="auto"/>
              </w:rPr>
            </w:pPr>
            <w:r w:rsidRPr="00791BBB">
              <w:rPr>
                <w:rFonts w:hint="eastAsia"/>
                <w:bCs/>
                <w:color w:val="auto"/>
              </w:rPr>
              <w:t>商品信息页面地址</w:t>
            </w:r>
          </w:p>
        </w:tc>
        <w:tc>
          <w:tcPr>
            <w:tcW w:w="2126" w:type="dxa"/>
            <w:vAlign w:val="center"/>
          </w:tcPr>
          <w:p w:rsidR="00841696" w:rsidRPr="00791BBB" w:rsidRDefault="00841696" w:rsidP="00273C1E">
            <w:pPr>
              <w:pStyle w:val="aa"/>
              <w:ind w:firstLine="0"/>
              <w:jc w:val="center"/>
              <w:cnfStyle w:val="000000100000" w:firstRow="0" w:lastRow="0" w:firstColumn="0" w:lastColumn="0" w:oddVBand="0" w:evenVBand="0" w:oddHBand="1" w:evenHBand="0" w:firstRowFirstColumn="0" w:firstRowLastColumn="0" w:lastRowFirstColumn="0" w:lastRowLastColumn="0"/>
              <w:rPr>
                <w:bCs/>
                <w:color w:val="auto"/>
              </w:rPr>
            </w:pPr>
            <w:r w:rsidRPr="00791BBB">
              <w:rPr>
                <w:bCs/>
                <w:color w:val="auto"/>
              </w:rPr>
              <w:t>shopping-360buy</w:t>
            </w:r>
          </w:p>
        </w:tc>
        <w:tc>
          <w:tcPr>
            <w:tcW w:w="2980" w:type="dxa"/>
            <w:vAlign w:val="center"/>
          </w:tcPr>
          <w:p w:rsidR="00841696" w:rsidRPr="00791BBB" w:rsidRDefault="00841696" w:rsidP="00273C1E">
            <w:pPr>
              <w:pStyle w:val="aa"/>
              <w:ind w:firstLine="0"/>
              <w:jc w:val="center"/>
              <w:cnfStyle w:val="000000100000" w:firstRow="0" w:lastRow="0" w:firstColumn="0" w:lastColumn="0" w:oddVBand="0" w:evenVBand="0" w:oddHBand="1" w:evenHBand="0" w:firstRowFirstColumn="0" w:firstRowLastColumn="0" w:lastRowFirstColumn="0" w:lastRowLastColumn="0"/>
              <w:rPr>
                <w:bCs/>
                <w:color w:val="auto"/>
              </w:rPr>
            </w:pPr>
            <w:r w:rsidRPr="00791BBB">
              <w:rPr>
                <w:bCs/>
                <w:color w:val="auto"/>
              </w:rPr>
              <w:t>shopping</w:t>
            </w:r>
            <w:r w:rsidRPr="00791BBB">
              <w:rPr>
                <w:rFonts w:hint="eastAsia"/>
                <w:bCs/>
                <w:color w:val="auto"/>
              </w:rPr>
              <w:t>_</w:t>
            </w:r>
            <w:r w:rsidRPr="00791BBB">
              <w:rPr>
                <w:bCs/>
                <w:color w:val="auto"/>
              </w:rPr>
              <w:t>360buy</w:t>
            </w:r>
          </w:p>
        </w:tc>
      </w:tr>
      <w:tr w:rsidR="00841696" w:rsidRPr="00791BBB" w:rsidTr="00791BBB">
        <w:trPr>
          <w:gridAfter w:val="1"/>
          <w:wAfter w:w="68" w:type="dxa"/>
        </w:trPr>
        <w:tc>
          <w:tcPr>
            <w:cnfStyle w:val="001000000000" w:firstRow="0" w:lastRow="0" w:firstColumn="1" w:lastColumn="0" w:oddVBand="0" w:evenVBand="0" w:oddHBand="0" w:evenHBand="0" w:firstRowFirstColumn="0" w:firstRowLastColumn="0" w:lastRowFirstColumn="0" w:lastRowLastColumn="0"/>
            <w:tcW w:w="1242" w:type="dxa"/>
            <w:vAlign w:val="center"/>
          </w:tcPr>
          <w:p w:rsidR="00841696" w:rsidRPr="00791BBB" w:rsidRDefault="00841696" w:rsidP="00273C1E">
            <w:pPr>
              <w:pStyle w:val="aa"/>
              <w:ind w:firstLine="0"/>
              <w:jc w:val="center"/>
              <w:rPr>
                <w:b w:val="0"/>
                <w:bCs w:val="0"/>
                <w:color w:val="auto"/>
              </w:rPr>
            </w:pPr>
            <w:r w:rsidRPr="00791BBB">
              <w:rPr>
                <w:rFonts w:hint="eastAsia"/>
                <w:b w:val="0"/>
                <w:color w:val="auto"/>
              </w:rPr>
              <w:t>淘宝网</w:t>
            </w:r>
          </w:p>
        </w:tc>
        <w:tc>
          <w:tcPr>
            <w:tcW w:w="2410" w:type="dxa"/>
            <w:vAlign w:val="center"/>
          </w:tcPr>
          <w:p w:rsidR="00841696" w:rsidRPr="00791BBB" w:rsidRDefault="00841696" w:rsidP="00273C1E">
            <w:pPr>
              <w:pStyle w:val="aa"/>
              <w:ind w:firstLine="0"/>
              <w:jc w:val="center"/>
              <w:cnfStyle w:val="000000000000" w:firstRow="0" w:lastRow="0" w:firstColumn="0" w:lastColumn="0" w:oddVBand="0" w:evenVBand="0" w:oddHBand="0" w:evenHBand="0" w:firstRowFirstColumn="0" w:firstRowLastColumn="0" w:lastRowFirstColumn="0" w:lastRowLastColumn="0"/>
              <w:rPr>
                <w:bCs/>
                <w:color w:val="auto"/>
              </w:rPr>
            </w:pPr>
            <w:r w:rsidRPr="00791BBB">
              <w:rPr>
                <w:rFonts w:hint="eastAsia"/>
                <w:bCs/>
                <w:color w:val="auto"/>
              </w:rPr>
              <w:t>商品信息页面地址</w:t>
            </w:r>
          </w:p>
        </w:tc>
        <w:tc>
          <w:tcPr>
            <w:tcW w:w="2126" w:type="dxa"/>
            <w:vAlign w:val="center"/>
          </w:tcPr>
          <w:p w:rsidR="00841696" w:rsidRPr="00791BBB" w:rsidRDefault="00841696" w:rsidP="00273C1E">
            <w:pPr>
              <w:pStyle w:val="aa"/>
              <w:ind w:firstLine="0"/>
              <w:jc w:val="center"/>
              <w:cnfStyle w:val="000000000000" w:firstRow="0" w:lastRow="0" w:firstColumn="0" w:lastColumn="0" w:oddVBand="0" w:evenVBand="0" w:oddHBand="0" w:evenHBand="0" w:firstRowFirstColumn="0" w:firstRowLastColumn="0" w:lastRowFirstColumn="0" w:lastRowLastColumn="0"/>
              <w:rPr>
                <w:bCs/>
                <w:color w:val="auto"/>
              </w:rPr>
            </w:pPr>
            <w:r w:rsidRPr="00791BBB">
              <w:rPr>
                <w:bCs/>
                <w:color w:val="auto"/>
              </w:rPr>
              <w:t>shopping-taobao</w:t>
            </w:r>
          </w:p>
        </w:tc>
        <w:tc>
          <w:tcPr>
            <w:tcW w:w="2980" w:type="dxa"/>
            <w:vAlign w:val="center"/>
          </w:tcPr>
          <w:p w:rsidR="00841696" w:rsidRPr="00791BBB" w:rsidRDefault="00841696" w:rsidP="00273C1E">
            <w:pPr>
              <w:pStyle w:val="aa"/>
              <w:ind w:firstLine="0"/>
              <w:jc w:val="center"/>
              <w:cnfStyle w:val="000000000000" w:firstRow="0" w:lastRow="0" w:firstColumn="0" w:lastColumn="0" w:oddVBand="0" w:evenVBand="0" w:oddHBand="0" w:evenHBand="0" w:firstRowFirstColumn="0" w:firstRowLastColumn="0" w:lastRowFirstColumn="0" w:lastRowLastColumn="0"/>
              <w:rPr>
                <w:bCs/>
                <w:color w:val="auto"/>
              </w:rPr>
            </w:pPr>
            <w:r w:rsidRPr="00791BBB">
              <w:rPr>
                <w:bCs/>
                <w:color w:val="auto"/>
              </w:rPr>
              <w:t>shopping</w:t>
            </w:r>
            <w:r w:rsidRPr="00791BBB">
              <w:rPr>
                <w:rFonts w:hint="eastAsia"/>
                <w:bCs/>
                <w:color w:val="auto"/>
              </w:rPr>
              <w:t>_</w:t>
            </w:r>
            <w:r w:rsidRPr="00791BBB">
              <w:rPr>
                <w:bCs/>
                <w:color w:val="auto"/>
              </w:rPr>
              <w:t>taobao</w:t>
            </w:r>
          </w:p>
        </w:tc>
      </w:tr>
      <w:tr w:rsidR="00841696" w:rsidRPr="00791BBB" w:rsidTr="00791BBB">
        <w:trPr>
          <w:gridAfter w:val="1"/>
          <w:cnfStyle w:val="000000100000" w:firstRow="0" w:lastRow="0" w:firstColumn="0" w:lastColumn="0" w:oddVBand="0" w:evenVBand="0" w:oddHBand="1" w:evenHBand="0" w:firstRowFirstColumn="0" w:firstRowLastColumn="0" w:lastRowFirstColumn="0" w:lastRowLastColumn="0"/>
          <w:wAfter w:w="68" w:type="dxa"/>
        </w:trPr>
        <w:tc>
          <w:tcPr>
            <w:cnfStyle w:val="001000000000" w:firstRow="0" w:lastRow="0" w:firstColumn="1" w:lastColumn="0" w:oddVBand="0" w:evenVBand="0" w:oddHBand="0" w:evenHBand="0" w:firstRowFirstColumn="0" w:firstRowLastColumn="0" w:lastRowFirstColumn="0" w:lastRowLastColumn="0"/>
            <w:tcW w:w="1242" w:type="dxa"/>
            <w:vAlign w:val="center"/>
          </w:tcPr>
          <w:p w:rsidR="00841696" w:rsidRPr="00791BBB" w:rsidRDefault="00841696" w:rsidP="00273C1E">
            <w:pPr>
              <w:pStyle w:val="aa"/>
              <w:ind w:firstLine="0"/>
              <w:jc w:val="center"/>
              <w:rPr>
                <w:b w:val="0"/>
                <w:bCs w:val="0"/>
                <w:color w:val="auto"/>
              </w:rPr>
            </w:pPr>
            <w:r w:rsidRPr="00791BBB">
              <w:rPr>
                <w:rFonts w:hint="eastAsia"/>
                <w:b w:val="0"/>
                <w:color w:val="auto"/>
              </w:rPr>
              <w:t>淘宝商城</w:t>
            </w:r>
          </w:p>
        </w:tc>
        <w:tc>
          <w:tcPr>
            <w:tcW w:w="2410" w:type="dxa"/>
            <w:vAlign w:val="center"/>
          </w:tcPr>
          <w:p w:rsidR="00841696" w:rsidRPr="00791BBB" w:rsidRDefault="00841696" w:rsidP="00273C1E">
            <w:pPr>
              <w:pStyle w:val="aa"/>
              <w:ind w:firstLine="0"/>
              <w:jc w:val="center"/>
              <w:cnfStyle w:val="000000100000" w:firstRow="0" w:lastRow="0" w:firstColumn="0" w:lastColumn="0" w:oddVBand="0" w:evenVBand="0" w:oddHBand="1" w:evenHBand="0" w:firstRowFirstColumn="0" w:firstRowLastColumn="0" w:lastRowFirstColumn="0" w:lastRowLastColumn="0"/>
              <w:rPr>
                <w:color w:val="auto"/>
              </w:rPr>
            </w:pPr>
            <w:r w:rsidRPr="00791BBB">
              <w:rPr>
                <w:rFonts w:hint="eastAsia"/>
                <w:bCs/>
                <w:color w:val="auto"/>
              </w:rPr>
              <w:t>商品信息页面地址</w:t>
            </w:r>
          </w:p>
        </w:tc>
        <w:tc>
          <w:tcPr>
            <w:tcW w:w="2126" w:type="dxa"/>
            <w:vAlign w:val="center"/>
          </w:tcPr>
          <w:p w:rsidR="00841696" w:rsidRPr="00791BBB" w:rsidRDefault="00841696" w:rsidP="00273C1E">
            <w:pPr>
              <w:pStyle w:val="aa"/>
              <w:ind w:firstLine="0"/>
              <w:jc w:val="center"/>
              <w:cnfStyle w:val="000000100000" w:firstRow="0" w:lastRow="0" w:firstColumn="0" w:lastColumn="0" w:oddVBand="0" w:evenVBand="0" w:oddHBand="1" w:evenHBand="0" w:firstRowFirstColumn="0" w:firstRowLastColumn="0" w:lastRowFirstColumn="0" w:lastRowLastColumn="0"/>
              <w:rPr>
                <w:bCs/>
                <w:color w:val="auto"/>
              </w:rPr>
            </w:pPr>
            <w:r w:rsidRPr="00791BBB">
              <w:rPr>
                <w:bCs/>
                <w:color w:val="auto"/>
              </w:rPr>
              <w:t>shopping-</w:t>
            </w:r>
            <w:r w:rsidRPr="00791BBB">
              <w:rPr>
                <w:rFonts w:hint="eastAsia"/>
                <w:bCs/>
                <w:color w:val="auto"/>
              </w:rPr>
              <w:t>tmall</w:t>
            </w:r>
          </w:p>
        </w:tc>
        <w:tc>
          <w:tcPr>
            <w:tcW w:w="2980" w:type="dxa"/>
            <w:vAlign w:val="center"/>
          </w:tcPr>
          <w:p w:rsidR="00841696" w:rsidRPr="00791BBB" w:rsidRDefault="00841696" w:rsidP="00273C1E">
            <w:pPr>
              <w:pStyle w:val="aa"/>
              <w:ind w:firstLine="0"/>
              <w:jc w:val="center"/>
              <w:cnfStyle w:val="000000100000" w:firstRow="0" w:lastRow="0" w:firstColumn="0" w:lastColumn="0" w:oddVBand="0" w:evenVBand="0" w:oddHBand="1" w:evenHBand="0" w:firstRowFirstColumn="0" w:firstRowLastColumn="0" w:lastRowFirstColumn="0" w:lastRowLastColumn="0"/>
              <w:rPr>
                <w:bCs/>
                <w:color w:val="auto"/>
              </w:rPr>
            </w:pPr>
            <w:r w:rsidRPr="00791BBB">
              <w:rPr>
                <w:bCs/>
                <w:color w:val="auto"/>
              </w:rPr>
              <w:t>shopping</w:t>
            </w:r>
            <w:r w:rsidRPr="00791BBB">
              <w:rPr>
                <w:rFonts w:hint="eastAsia"/>
                <w:bCs/>
                <w:color w:val="auto"/>
              </w:rPr>
              <w:t>_</w:t>
            </w:r>
            <w:r w:rsidRPr="00791BBB">
              <w:rPr>
                <w:bCs/>
                <w:color w:val="auto"/>
              </w:rPr>
              <w:t>taobao</w:t>
            </w:r>
            <w:r w:rsidRPr="00791BBB">
              <w:rPr>
                <w:rFonts w:hint="eastAsia"/>
                <w:bCs/>
                <w:color w:val="auto"/>
              </w:rPr>
              <w:t>_</w:t>
            </w:r>
            <w:r w:rsidRPr="00791BBB">
              <w:rPr>
                <w:bCs/>
                <w:color w:val="auto"/>
              </w:rPr>
              <w:t>shangcheng</w:t>
            </w:r>
          </w:p>
        </w:tc>
      </w:tr>
      <w:tr w:rsidR="00841696" w:rsidRPr="00791BBB" w:rsidTr="00791BBB">
        <w:trPr>
          <w:gridAfter w:val="1"/>
          <w:wAfter w:w="68" w:type="dxa"/>
        </w:trPr>
        <w:tc>
          <w:tcPr>
            <w:cnfStyle w:val="001000000000" w:firstRow="0" w:lastRow="0" w:firstColumn="1" w:lastColumn="0" w:oddVBand="0" w:evenVBand="0" w:oddHBand="0" w:evenHBand="0" w:firstRowFirstColumn="0" w:firstRowLastColumn="0" w:lastRowFirstColumn="0" w:lastRowLastColumn="0"/>
            <w:tcW w:w="1242" w:type="dxa"/>
            <w:vAlign w:val="center"/>
          </w:tcPr>
          <w:p w:rsidR="00841696" w:rsidRPr="00791BBB" w:rsidRDefault="00841696" w:rsidP="00273C1E">
            <w:pPr>
              <w:pStyle w:val="aa"/>
              <w:ind w:firstLine="0"/>
              <w:jc w:val="center"/>
              <w:rPr>
                <w:b w:val="0"/>
                <w:bCs w:val="0"/>
                <w:color w:val="auto"/>
              </w:rPr>
            </w:pPr>
            <w:r w:rsidRPr="00791BBB">
              <w:rPr>
                <w:rFonts w:hint="eastAsia"/>
                <w:b w:val="0"/>
                <w:color w:val="auto"/>
              </w:rPr>
              <w:t>新浪博客</w:t>
            </w:r>
          </w:p>
        </w:tc>
        <w:tc>
          <w:tcPr>
            <w:tcW w:w="2410" w:type="dxa"/>
            <w:vAlign w:val="center"/>
          </w:tcPr>
          <w:p w:rsidR="00841696" w:rsidRPr="00791BBB" w:rsidRDefault="00841696" w:rsidP="00273C1E">
            <w:pPr>
              <w:pStyle w:val="aa"/>
              <w:ind w:firstLine="0"/>
              <w:jc w:val="center"/>
              <w:cnfStyle w:val="000000000000" w:firstRow="0" w:lastRow="0" w:firstColumn="0" w:lastColumn="0" w:oddVBand="0" w:evenVBand="0" w:oddHBand="0" w:evenHBand="0" w:firstRowFirstColumn="0" w:firstRowLastColumn="0" w:lastRowFirstColumn="0" w:lastRowLastColumn="0"/>
              <w:rPr>
                <w:bCs/>
                <w:color w:val="auto"/>
              </w:rPr>
            </w:pPr>
            <w:r w:rsidRPr="00791BBB">
              <w:rPr>
                <w:rFonts w:hint="eastAsia"/>
                <w:bCs/>
                <w:color w:val="auto"/>
              </w:rPr>
              <w:t>博客文章评论页面地址</w:t>
            </w:r>
          </w:p>
        </w:tc>
        <w:tc>
          <w:tcPr>
            <w:tcW w:w="2126" w:type="dxa"/>
            <w:vAlign w:val="center"/>
          </w:tcPr>
          <w:p w:rsidR="00841696" w:rsidRPr="00791BBB" w:rsidRDefault="00841696" w:rsidP="00273C1E">
            <w:pPr>
              <w:pStyle w:val="aa"/>
              <w:ind w:firstLine="0"/>
              <w:jc w:val="center"/>
              <w:cnfStyle w:val="000000000000" w:firstRow="0" w:lastRow="0" w:firstColumn="0" w:lastColumn="0" w:oddVBand="0" w:evenVBand="0" w:oddHBand="0" w:evenHBand="0" w:firstRowFirstColumn="0" w:firstRowLastColumn="0" w:lastRowFirstColumn="0" w:lastRowLastColumn="0"/>
              <w:rPr>
                <w:bCs/>
                <w:color w:val="auto"/>
              </w:rPr>
            </w:pPr>
            <w:r w:rsidRPr="00791BBB">
              <w:rPr>
                <w:rFonts w:hint="eastAsia"/>
                <w:bCs/>
                <w:color w:val="auto"/>
              </w:rPr>
              <w:t>blog-sina</w:t>
            </w:r>
          </w:p>
        </w:tc>
        <w:tc>
          <w:tcPr>
            <w:tcW w:w="2980" w:type="dxa"/>
            <w:vAlign w:val="center"/>
          </w:tcPr>
          <w:p w:rsidR="00841696" w:rsidRPr="00791BBB" w:rsidRDefault="00841696" w:rsidP="00273C1E">
            <w:pPr>
              <w:pStyle w:val="aa"/>
              <w:ind w:firstLine="0"/>
              <w:jc w:val="center"/>
              <w:cnfStyle w:val="000000000000" w:firstRow="0" w:lastRow="0" w:firstColumn="0" w:lastColumn="0" w:oddVBand="0" w:evenVBand="0" w:oddHBand="0" w:evenHBand="0" w:firstRowFirstColumn="0" w:firstRowLastColumn="0" w:lastRowFirstColumn="0" w:lastRowLastColumn="0"/>
              <w:rPr>
                <w:bCs/>
                <w:color w:val="auto"/>
              </w:rPr>
            </w:pPr>
            <w:r w:rsidRPr="00791BBB">
              <w:rPr>
                <w:rFonts w:hint="eastAsia"/>
                <w:bCs/>
                <w:color w:val="auto"/>
              </w:rPr>
              <w:t>blog_sina</w:t>
            </w:r>
          </w:p>
        </w:tc>
      </w:tr>
      <w:tr w:rsidR="00841696" w:rsidRPr="00791BBB" w:rsidTr="00791BBB">
        <w:trPr>
          <w:gridAfter w:val="1"/>
          <w:cnfStyle w:val="000000100000" w:firstRow="0" w:lastRow="0" w:firstColumn="0" w:lastColumn="0" w:oddVBand="0" w:evenVBand="0" w:oddHBand="1" w:evenHBand="0" w:firstRowFirstColumn="0" w:firstRowLastColumn="0" w:lastRowFirstColumn="0" w:lastRowLastColumn="0"/>
          <w:wAfter w:w="68" w:type="dxa"/>
        </w:trPr>
        <w:tc>
          <w:tcPr>
            <w:cnfStyle w:val="001000000000" w:firstRow="0" w:lastRow="0" w:firstColumn="1" w:lastColumn="0" w:oddVBand="0" w:evenVBand="0" w:oddHBand="0" w:evenHBand="0" w:firstRowFirstColumn="0" w:firstRowLastColumn="0" w:lastRowFirstColumn="0" w:lastRowLastColumn="0"/>
            <w:tcW w:w="1242" w:type="dxa"/>
            <w:vAlign w:val="center"/>
          </w:tcPr>
          <w:p w:rsidR="00841696" w:rsidRPr="00791BBB" w:rsidRDefault="00841696" w:rsidP="00273C1E">
            <w:pPr>
              <w:pStyle w:val="aa"/>
              <w:ind w:firstLine="0"/>
              <w:jc w:val="center"/>
              <w:rPr>
                <w:b w:val="0"/>
                <w:bCs w:val="0"/>
                <w:color w:val="auto"/>
              </w:rPr>
            </w:pPr>
            <w:r w:rsidRPr="00791BBB">
              <w:rPr>
                <w:rFonts w:hint="eastAsia"/>
                <w:b w:val="0"/>
                <w:color w:val="auto"/>
              </w:rPr>
              <w:t>搜狐博客</w:t>
            </w:r>
          </w:p>
        </w:tc>
        <w:tc>
          <w:tcPr>
            <w:tcW w:w="2410" w:type="dxa"/>
            <w:vAlign w:val="center"/>
          </w:tcPr>
          <w:p w:rsidR="00841696" w:rsidRPr="00791BBB" w:rsidRDefault="00841696" w:rsidP="00273C1E">
            <w:pPr>
              <w:pStyle w:val="aa"/>
              <w:ind w:firstLine="0"/>
              <w:jc w:val="center"/>
              <w:cnfStyle w:val="000000100000" w:firstRow="0" w:lastRow="0" w:firstColumn="0" w:lastColumn="0" w:oddVBand="0" w:evenVBand="0" w:oddHBand="1" w:evenHBand="0" w:firstRowFirstColumn="0" w:firstRowLastColumn="0" w:lastRowFirstColumn="0" w:lastRowLastColumn="0"/>
              <w:rPr>
                <w:bCs/>
                <w:color w:val="auto"/>
              </w:rPr>
            </w:pPr>
            <w:r w:rsidRPr="00791BBB">
              <w:rPr>
                <w:rFonts w:hint="eastAsia"/>
                <w:bCs/>
                <w:color w:val="auto"/>
              </w:rPr>
              <w:t>博客文章评论页面地址</w:t>
            </w:r>
          </w:p>
        </w:tc>
        <w:tc>
          <w:tcPr>
            <w:tcW w:w="2126" w:type="dxa"/>
            <w:vAlign w:val="center"/>
          </w:tcPr>
          <w:p w:rsidR="00841696" w:rsidRPr="00791BBB" w:rsidRDefault="00841696" w:rsidP="00273C1E">
            <w:pPr>
              <w:pStyle w:val="aa"/>
              <w:ind w:firstLine="0"/>
              <w:jc w:val="center"/>
              <w:cnfStyle w:val="000000100000" w:firstRow="0" w:lastRow="0" w:firstColumn="0" w:lastColumn="0" w:oddVBand="0" w:evenVBand="0" w:oddHBand="1" w:evenHBand="0" w:firstRowFirstColumn="0" w:firstRowLastColumn="0" w:lastRowFirstColumn="0" w:lastRowLastColumn="0"/>
              <w:rPr>
                <w:bCs/>
                <w:color w:val="auto"/>
              </w:rPr>
            </w:pPr>
            <w:r w:rsidRPr="00791BBB">
              <w:rPr>
                <w:rFonts w:hint="eastAsia"/>
                <w:bCs/>
                <w:color w:val="auto"/>
              </w:rPr>
              <w:t>blog-sohu</w:t>
            </w:r>
          </w:p>
        </w:tc>
        <w:tc>
          <w:tcPr>
            <w:tcW w:w="2980" w:type="dxa"/>
            <w:vAlign w:val="center"/>
          </w:tcPr>
          <w:p w:rsidR="00841696" w:rsidRPr="00791BBB" w:rsidRDefault="00841696" w:rsidP="00273C1E">
            <w:pPr>
              <w:pStyle w:val="aa"/>
              <w:ind w:firstLine="0"/>
              <w:jc w:val="center"/>
              <w:cnfStyle w:val="000000100000" w:firstRow="0" w:lastRow="0" w:firstColumn="0" w:lastColumn="0" w:oddVBand="0" w:evenVBand="0" w:oddHBand="1" w:evenHBand="0" w:firstRowFirstColumn="0" w:firstRowLastColumn="0" w:lastRowFirstColumn="0" w:lastRowLastColumn="0"/>
              <w:rPr>
                <w:bCs/>
                <w:color w:val="auto"/>
              </w:rPr>
            </w:pPr>
            <w:r w:rsidRPr="00791BBB">
              <w:rPr>
                <w:rFonts w:hint="eastAsia"/>
                <w:bCs/>
                <w:color w:val="auto"/>
              </w:rPr>
              <w:t>blog_sohu</w:t>
            </w:r>
          </w:p>
        </w:tc>
      </w:tr>
      <w:tr w:rsidR="00841696" w:rsidRPr="00791BBB" w:rsidTr="00791BBB">
        <w:trPr>
          <w:gridAfter w:val="1"/>
          <w:wAfter w:w="68" w:type="dxa"/>
        </w:trPr>
        <w:tc>
          <w:tcPr>
            <w:cnfStyle w:val="001000000000" w:firstRow="0" w:lastRow="0" w:firstColumn="1" w:lastColumn="0" w:oddVBand="0" w:evenVBand="0" w:oddHBand="0" w:evenHBand="0" w:firstRowFirstColumn="0" w:firstRowLastColumn="0" w:lastRowFirstColumn="0" w:lastRowLastColumn="0"/>
            <w:tcW w:w="1242" w:type="dxa"/>
            <w:vAlign w:val="center"/>
          </w:tcPr>
          <w:p w:rsidR="00841696" w:rsidRPr="00791BBB" w:rsidRDefault="00841696" w:rsidP="00273C1E">
            <w:pPr>
              <w:pStyle w:val="aa"/>
              <w:ind w:firstLine="0"/>
              <w:jc w:val="center"/>
              <w:rPr>
                <w:b w:val="0"/>
                <w:bCs w:val="0"/>
                <w:color w:val="auto"/>
              </w:rPr>
            </w:pPr>
            <w:r w:rsidRPr="00791BBB">
              <w:rPr>
                <w:rFonts w:hint="eastAsia"/>
                <w:b w:val="0"/>
                <w:color w:val="auto"/>
              </w:rPr>
              <w:t>新华博客</w:t>
            </w:r>
          </w:p>
        </w:tc>
        <w:tc>
          <w:tcPr>
            <w:tcW w:w="2410" w:type="dxa"/>
            <w:vAlign w:val="center"/>
          </w:tcPr>
          <w:p w:rsidR="00841696" w:rsidRPr="00791BBB" w:rsidRDefault="00841696" w:rsidP="00273C1E">
            <w:pPr>
              <w:pStyle w:val="aa"/>
              <w:ind w:firstLine="0"/>
              <w:jc w:val="center"/>
              <w:cnfStyle w:val="000000000000" w:firstRow="0" w:lastRow="0" w:firstColumn="0" w:lastColumn="0" w:oddVBand="0" w:evenVBand="0" w:oddHBand="0" w:evenHBand="0" w:firstRowFirstColumn="0" w:firstRowLastColumn="0" w:lastRowFirstColumn="0" w:lastRowLastColumn="0"/>
              <w:rPr>
                <w:bCs/>
                <w:color w:val="auto"/>
              </w:rPr>
            </w:pPr>
            <w:r w:rsidRPr="00791BBB">
              <w:rPr>
                <w:rFonts w:hint="eastAsia"/>
                <w:bCs/>
                <w:color w:val="auto"/>
              </w:rPr>
              <w:t>博客文章评论页面地址</w:t>
            </w:r>
          </w:p>
        </w:tc>
        <w:tc>
          <w:tcPr>
            <w:tcW w:w="2126" w:type="dxa"/>
            <w:vAlign w:val="center"/>
          </w:tcPr>
          <w:p w:rsidR="00841696" w:rsidRPr="00791BBB" w:rsidRDefault="00841696" w:rsidP="00273C1E">
            <w:pPr>
              <w:pStyle w:val="aa"/>
              <w:ind w:firstLine="0"/>
              <w:jc w:val="center"/>
              <w:cnfStyle w:val="000000000000" w:firstRow="0" w:lastRow="0" w:firstColumn="0" w:lastColumn="0" w:oddVBand="0" w:evenVBand="0" w:oddHBand="0" w:evenHBand="0" w:firstRowFirstColumn="0" w:firstRowLastColumn="0" w:lastRowFirstColumn="0" w:lastRowLastColumn="0"/>
              <w:rPr>
                <w:bCs/>
                <w:color w:val="auto"/>
              </w:rPr>
            </w:pPr>
            <w:r w:rsidRPr="00791BBB">
              <w:rPr>
                <w:rFonts w:hint="eastAsia"/>
                <w:bCs/>
                <w:color w:val="auto"/>
              </w:rPr>
              <w:t>blog-xinhua</w:t>
            </w:r>
          </w:p>
        </w:tc>
        <w:tc>
          <w:tcPr>
            <w:tcW w:w="2980" w:type="dxa"/>
            <w:vAlign w:val="center"/>
          </w:tcPr>
          <w:p w:rsidR="00841696" w:rsidRPr="00791BBB" w:rsidRDefault="00841696" w:rsidP="00273C1E">
            <w:pPr>
              <w:pStyle w:val="aa"/>
              <w:ind w:firstLine="0"/>
              <w:jc w:val="center"/>
              <w:cnfStyle w:val="000000000000" w:firstRow="0" w:lastRow="0" w:firstColumn="0" w:lastColumn="0" w:oddVBand="0" w:evenVBand="0" w:oddHBand="0" w:evenHBand="0" w:firstRowFirstColumn="0" w:firstRowLastColumn="0" w:lastRowFirstColumn="0" w:lastRowLastColumn="0"/>
              <w:rPr>
                <w:bCs/>
                <w:color w:val="auto"/>
              </w:rPr>
            </w:pPr>
            <w:r w:rsidRPr="00791BBB">
              <w:rPr>
                <w:rFonts w:hint="eastAsia"/>
                <w:bCs/>
                <w:color w:val="auto"/>
              </w:rPr>
              <w:t>blog_xinhua</w:t>
            </w:r>
          </w:p>
        </w:tc>
      </w:tr>
      <w:tr w:rsidR="00841696" w:rsidRPr="00791BBB" w:rsidTr="00791BBB">
        <w:trPr>
          <w:gridAfter w:val="1"/>
          <w:cnfStyle w:val="000000100000" w:firstRow="0" w:lastRow="0" w:firstColumn="0" w:lastColumn="0" w:oddVBand="0" w:evenVBand="0" w:oddHBand="1" w:evenHBand="0" w:firstRowFirstColumn="0" w:firstRowLastColumn="0" w:lastRowFirstColumn="0" w:lastRowLastColumn="0"/>
          <w:wAfter w:w="68" w:type="dxa"/>
        </w:trPr>
        <w:tc>
          <w:tcPr>
            <w:cnfStyle w:val="001000000000" w:firstRow="0" w:lastRow="0" w:firstColumn="1" w:lastColumn="0" w:oddVBand="0" w:evenVBand="0" w:oddHBand="0" w:evenHBand="0" w:firstRowFirstColumn="0" w:firstRowLastColumn="0" w:lastRowFirstColumn="0" w:lastRowLastColumn="0"/>
            <w:tcW w:w="1242" w:type="dxa"/>
            <w:vAlign w:val="center"/>
          </w:tcPr>
          <w:p w:rsidR="00841696" w:rsidRPr="00791BBB" w:rsidRDefault="00841696" w:rsidP="00273C1E">
            <w:pPr>
              <w:pStyle w:val="aa"/>
              <w:ind w:firstLine="0"/>
              <w:jc w:val="center"/>
              <w:rPr>
                <w:b w:val="0"/>
                <w:bCs w:val="0"/>
                <w:color w:val="auto"/>
              </w:rPr>
            </w:pPr>
            <w:r w:rsidRPr="00791BBB">
              <w:rPr>
                <w:rFonts w:hint="eastAsia"/>
                <w:b w:val="0"/>
                <w:color w:val="auto"/>
              </w:rPr>
              <w:t>新浪微博</w:t>
            </w:r>
          </w:p>
        </w:tc>
        <w:tc>
          <w:tcPr>
            <w:tcW w:w="2410" w:type="dxa"/>
            <w:vAlign w:val="center"/>
          </w:tcPr>
          <w:p w:rsidR="00841696" w:rsidRPr="00791BBB" w:rsidRDefault="00841696" w:rsidP="00273C1E">
            <w:pPr>
              <w:pStyle w:val="aa"/>
              <w:ind w:firstLine="0"/>
              <w:jc w:val="center"/>
              <w:cnfStyle w:val="000000100000" w:firstRow="0" w:lastRow="0" w:firstColumn="0" w:lastColumn="0" w:oddVBand="0" w:evenVBand="0" w:oddHBand="1" w:evenHBand="0" w:firstRowFirstColumn="0" w:firstRowLastColumn="0" w:lastRowFirstColumn="0" w:lastRowLastColumn="0"/>
              <w:rPr>
                <w:bCs/>
                <w:color w:val="auto"/>
              </w:rPr>
            </w:pPr>
            <w:r w:rsidRPr="00791BBB">
              <w:rPr>
                <w:rFonts w:hint="eastAsia"/>
                <w:bCs/>
                <w:color w:val="auto"/>
              </w:rPr>
              <w:t>微博完整评论页面地址</w:t>
            </w:r>
          </w:p>
        </w:tc>
        <w:tc>
          <w:tcPr>
            <w:tcW w:w="2126" w:type="dxa"/>
            <w:vAlign w:val="center"/>
          </w:tcPr>
          <w:p w:rsidR="00841696" w:rsidRPr="00791BBB" w:rsidRDefault="00841696" w:rsidP="00273C1E">
            <w:pPr>
              <w:pStyle w:val="aa"/>
              <w:ind w:firstLine="0"/>
              <w:jc w:val="center"/>
              <w:cnfStyle w:val="000000100000" w:firstRow="0" w:lastRow="0" w:firstColumn="0" w:lastColumn="0" w:oddVBand="0" w:evenVBand="0" w:oddHBand="1" w:evenHBand="0" w:firstRowFirstColumn="0" w:firstRowLastColumn="0" w:lastRowFirstColumn="0" w:lastRowLastColumn="0"/>
              <w:rPr>
                <w:bCs/>
                <w:color w:val="auto"/>
              </w:rPr>
            </w:pPr>
            <w:r w:rsidRPr="00791BBB">
              <w:rPr>
                <w:rFonts w:hint="eastAsia"/>
                <w:bCs/>
                <w:color w:val="auto"/>
              </w:rPr>
              <w:t>mblog-sina</w:t>
            </w:r>
          </w:p>
        </w:tc>
        <w:tc>
          <w:tcPr>
            <w:tcW w:w="2980" w:type="dxa"/>
            <w:vAlign w:val="center"/>
          </w:tcPr>
          <w:p w:rsidR="00841696" w:rsidRPr="00791BBB" w:rsidRDefault="00841696" w:rsidP="00273C1E">
            <w:pPr>
              <w:pStyle w:val="aa"/>
              <w:ind w:firstLine="0"/>
              <w:jc w:val="center"/>
              <w:cnfStyle w:val="000000100000" w:firstRow="0" w:lastRow="0" w:firstColumn="0" w:lastColumn="0" w:oddVBand="0" w:evenVBand="0" w:oddHBand="1" w:evenHBand="0" w:firstRowFirstColumn="0" w:firstRowLastColumn="0" w:lastRowFirstColumn="0" w:lastRowLastColumn="0"/>
              <w:rPr>
                <w:bCs/>
                <w:color w:val="auto"/>
              </w:rPr>
            </w:pPr>
            <w:r w:rsidRPr="00791BBB">
              <w:rPr>
                <w:rFonts w:hint="eastAsia"/>
                <w:bCs/>
                <w:color w:val="auto"/>
              </w:rPr>
              <w:t>mblog_sina</w:t>
            </w:r>
          </w:p>
        </w:tc>
      </w:tr>
      <w:tr w:rsidR="00841696" w:rsidRPr="00791BBB" w:rsidTr="00791BBB">
        <w:trPr>
          <w:gridAfter w:val="1"/>
          <w:wAfter w:w="68" w:type="dxa"/>
        </w:trPr>
        <w:tc>
          <w:tcPr>
            <w:cnfStyle w:val="001000000000" w:firstRow="0" w:lastRow="0" w:firstColumn="1" w:lastColumn="0" w:oddVBand="0" w:evenVBand="0" w:oddHBand="0" w:evenHBand="0" w:firstRowFirstColumn="0" w:firstRowLastColumn="0" w:lastRowFirstColumn="0" w:lastRowLastColumn="0"/>
            <w:tcW w:w="1242" w:type="dxa"/>
            <w:vAlign w:val="center"/>
          </w:tcPr>
          <w:p w:rsidR="00841696" w:rsidRPr="00791BBB" w:rsidRDefault="00841696" w:rsidP="00273C1E">
            <w:pPr>
              <w:pStyle w:val="aa"/>
              <w:ind w:firstLine="0"/>
              <w:jc w:val="center"/>
              <w:rPr>
                <w:b w:val="0"/>
                <w:bCs w:val="0"/>
                <w:color w:val="auto"/>
              </w:rPr>
            </w:pPr>
            <w:r w:rsidRPr="00791BBB">
              <w:rPr>
                <w:rFonts w:hint="eastAsia"/>
                <w:b w:val="0"/>
                <w:color w:val="auto"/>
              </w:rPr>
              <w:t>网易微博</w:t>
            </w:r>
          </w:p>
        </w:tc>
        <w:tc>
          <w:tcPr>
            <w:tcW w:w="2410" w:type="dxa"/>
            <w:vAlign w:val="center"/>
          </w:tcPr>
          <w:p w:rsidR="00841696" w:rsidRPr="00791BBB" w:rsidRDefault="00841696" w:rsidP="00273C1E">
            <w:pPr>
              <w:pStyle w:val="aa"/>
              <w:ind w:firstLine="0"/>
              <w:jc w:val="center"/>
              <w:cnfStyle w:val="000000000000" w:firstRow="0" w:lastRow="0" w:firstColumn="0" w:lastColumn="0" w:oddVBand="0" w:evenVBand="0" w:oddHBand="0" w:evenHBand="0" w:firstRowFirstColumn="0" w:firstRowLastColumn="0" w:lastRowFirstColumn="0" w:lastRowLastColumn="0"/>
              <w:rPr>
                <w:bCs/>
                <w:color w:val="auto"/>
              </w:rPr>
            </w:pPr>
            <w:r w:rsidRPr="00791BBB">
              <w:rPr>
                <w:rFonts w:hint="eastAsia"/>
                <w:bCs/>
                <w:color w:val="auto"/>
              </w:rPr>
              <w:t>微博完整评论页面地址</w:t>
            </w:r>
          </w:p>
        </w:tc>
        <w:tc>
          <w:tcPr>
            <w:tcW w:w="2126" w:type="dxa"/>
            <w:vAlign w:val="center"/>
          </w:tcPr>
          <w:p w:rsidR="00841696" w:rsidRPr="00791BBB" w:rsidRDefault="00841696" w:rsidP="00273C1E">
            <w:pPr>
              <w:pStyle w:val="aa"/>
              <w:ind w:firstLine="0"/>
              <w:jc w:val="center"/>
              <w:cnfStyle w:val="000000000000" w:firstRow="0" w:lastRow="0" w:firstColumn="0" w:lastColumn="0" w:oddVBand="0" w:evenVBand="0" w:oddHBand="0" w:evenHBand="0" w:firstRowFirstColumn="0" w:firstRowLastColumn="0" w:lastRowFirstColumn="0" w:lastRowLastColumn="0"/>
              <w:rPr>
                <w:bCs/>
                <w:color w:val="auto"/>
              </w:rPr>
            </w:pPr>
            <w:r w:rsidRPr="00791BBB">
              <w:rPr>
                <w:rFonts w:hint="eastAsia"/>
                <w:bCs/>
                <w:color w:val="auto"/>
              </w:rPr>
              <w:t>mblog-163</w:t>
            </w:r>
          </w:p>
        </w:tc>
        <w:tc>
          <w:tcPr>
            <w:tcW w:w="2980" w:type="dxa"/>
            <w:vAlign w:val="center"/>
          </w:tcPr>
          <w:p w:rsidR="00841696" w:rsidRPr="00791BBB" w:rsidRDefault="00841696" w:rsidP="00273C1E">
            <w:pPr>
              <w:pStyle w:val="aa"/>
              <w:ind w:firstLine="0"/>
              <w:jc w:val="center"/>
              <w:cnfStyle w:val="000000000000" w:firstRow="0" w:lastRow="0" w:firstColumn="0" w:lastColumn="0" w:oddVBand="0" w:evenVBand="0" w:oddHBand="0" w:evenHBand="0" w:firstRowFirstColumn="0" w:firstRowLastColumn="0" w:lastRowFirstColumn="0" w:lastRowLastColumn="0"/>
              <w:rPr>
                <w:bCs/>
                <w:color w:val="auto"/>
              </w:rPr>
            </w:pPr>
            <w:r w:rsidRPr="00791BBB">
              <w:rPr>
                <w:rFonts w:hint="eastAsia"/>
                <w:bCs/>
                <w:color w:val="auto"/>
              </w:rPr>
              <w:t>mblog_163</w:t>
            </w:r>
          </w:p>
        </w:tc>
      </w:tr>
      <w:tr w:rsidR="00841696" w:rsidRPr="00791BBB" w:rsidTr="00791BBB">
        <w:trPr>
          <w:gridAfter w:val="1"/>
          <w:cnfStyle w:val="000000100000" w:firstRow="0" w:lastRow="0" w:firstColumn="0" w:lastColumn="0" w:oddVBand="0" w:evenVBand="0" w:oddHBand="1" w:evenHBand="0" w:firstRowFirstColumn="0" w:firstRowLastColumn="0" w:lastRowFirstColumn="0" w:lastRowLastColumn="0"/>
          <w:wAfter w:w="68" w:type="dxa"/>
        </w:trPr>
        <w:tc>
          <w:tcPr>
            <w:cnfStyle w:val="001000000000" w:firstRow="0" w:lastRow="0" w:firstColumn="1" w:lastColumn="0" w:oddVBand="0" w:evenVBand="0" w:oddHBand="0" w:evenHBand="0" w:firstRowFirstColumn="0" w:firstRowLastColumn="0" w:lastRowFirstColumn="0" w:lastRowLastColumn="0"/>
            <w:tcW w:w="1242" w:type="dxa"/>
            <w:vAlign w:val="center"/>
          </w:tcPr>
          <w:p w:rsidR="00841696" w:rsidRPr="00791BBB" w:rsidRDefault="00841696" w:rsidP="00273C1E">
            <w:pPr>
              <w:pStyle w:val="aa"/>
              <w:ind w:firstLine="0"/>
              <w:jc w:val="center"/>
              <w:rPr>
                <w:b w:val="0"/>
                <w:bCs w:val="0"/>
                <w:color w:val="auto"/>
              </w:rPr>
            </w:pPr>
            <w:r w:rsidRPr="00791BBB">
              <w:rPr>
                <w:rFonts w:hint="eastAsia"/>
                <w:b w:val="0"/>
                <w:color w:val="auto"/>
              </w:rPr>
              <w:t>搜狐微博</w:t>
            </w:r>
          </w:p>
        </w:tc>
        <w:tc>
          <w:tcPr>
            <w:tcW w:w="2410" w:type="dxa"/>
            <w:vAlign w:val="center"/>
          </w:tcPr>
          <w:p w:rsidR="00841696" w:rsidRPr="00791BBB" w:rsidRDefault="00841696" w:rsidP="00273C1E">
            <w:pPr>
              <w:pStyle w:val="aa"/>
              <w:ind w:firstLine="0"/>
              <w:jc w:val="center"/>
              <w:cnfStyle w:val="000000100000" w:firstRow="0" w:lastRow="0" w:firstColumn="0" w:lastColumn="0" w:oddVBand="0" w:evenVBand="0" w:oddHBand="1" w:evenHBand="0" w:firstRowFirstColumn="0" w:firstRowLastColumn="0" w:lastRowFirstColumn="0" w:lastRowLastColumn="0"/>
              <w:rPr>
                <w:bCs/>
                <w:color w:val="auto"/>
              </w:rPr>
            </w:pPr>
            <w:r w:rsidRPr="00791BBB">
              <w:rPr>
                <w:rFonts w:hint="eastAsia"/>
                <w:bCs/>
                <w:color w:val="auto"/>
              </w:rPr>
              <w:t>微博完整评论页面地址</w:t>
            </w:r>
          </w:p>
        </w:tc>
        <w:tc>
          <w:tcPr>
            <w:tcW w:w="2126" w:type="dxa"/>
            <w:vAlign w:val="center"/>
          </w:tcPr>
          <w:p w:rsidR="00841696" w:rsidRPr="00791BBB" w:rsidRDefault="00841696" w:rsidP="00273C1E">
            <w:pPr>
              <w:pStyle w:val="aa"/>
              <w:ind w:firstLine="0"/>
              <w:jc w:val="center"/>
              <w:cnfStyle w:val="000000100000" w:firstRow="0" w:lastRow="0" w:firstColumn="0" w:lastColumn="0" w:oddVBand="0" w:evenVBand="0" w:oddHBand="1" w:evenHBand="0" w:firstRowFirstColumn="0" w:firstRowLastColumn="0" w:lastRowFirstColumn="0" w:lastRowLastColumn="0"/>
              <w:rPr>
                <w:bCs/>
                <w:color w:val="auto"/>
              </w:rPr>
            </w:pPr>
            <w:r w:rsidRPr="00791BBB">
              <w:rPr>
                <w:rFonts w:hint="eastAsia"/>
                <w:bCs/>
                <w:color w:val="auto"/>
              </w:rPr>
              <w:t>mblog-sohu</w:t>
            </w:r>
          </w:p>
        </w:tc>
        <w:tc>
          <w:tcPr>
            <w:tcW w:w="2980" w:type="dxa"/>
            <w:vAlign w:val="center"/>
          </w:tcPr>
          <w:p w:rsidR="00841696" w:rsidRPr="00791BBB" w:rsidRDefault="00841696" w:rsidP="00273C1E">
            <w:pPr>
              <w:pStyle w:val="aa"/>
              <w:ind w:firstLine="0"/>
              <w:jc w:val="center"/>
              <w:cnfStyle w:val="000000100000" w:firstRow="0" w:lastRow="0" w:firstColumn="0" w:lastColumn="0" w:oddVBand="0" w:evenVBand="0" w:oddHBand="1" w:evenHBand="0" w:firstRowFirstColumn="0" w:firstRowLastColumn="0" w:lastRowFirstColumn="0" w:lastRowLastColumn="0"/>
              <w:rPr>
                <w:bCs/>
                <w:color w:val="auto"/>
              </w:rPr>
            </w:pPr>
            <w:r w:rsidRPr="00791BBB">
              <w:rPr>
                <w:rFonts w:hint="eastAsia"/>
                <w:bCs/>
                <w:color w:val="auto"/>
              </w:rPr>
              <w:t>mblog_sohu</w:t>
            </w:r>
          </w:p>
        </w:tc>
      </w:tr>
      <w:tr w:rsidR="00841696" w:rsidRPr="00791BBB" w:rsidTr="00791BBB">
        <w:trPr>
          <w:gridAfter w:val="1"/>
          <w:wAfter w:w="68" w:type="dxa"/>
        </w:trPr>
        <w:tc>
          <w:tcPr>
            <w:cnfStyle w:val="001000000000" w:firstRow="0" w:lastRow="0" w:firstColumn="1" w:lastColumn="0" w:oddVBand="0" w:evenVBand="0" w:oddHBand="0" w:evenHBand="0" w:firstRowFirstColumn="0" w:firstRowLastColumn="0" w:lastRowFirstColumn="0" w:lastRowLastColumn="0"/>
            <w:tcW w:w="1242" w:type="dxa"/>
            <w:vAlign w:val="center"/>
          </w:tcPr>
          <w:p w:rsidR="00841696" w:rsidRPr="00791BBB" w:rsidRDefault="00841696" w:rsidP="00273C1E">
            <w:pPr>
              <w:pStyle w:val="aa"/>
              <w:ind w:firstLine="0"/>
              <w:jc w:val="center"/>
              <w:rPr>
                <w:b w:val="0"/>
                <w:bCs w:val="0"/>
                <w:color w:val="auto"/>
              </w:rPr>
            </w:pPr>
            <w:r w:rsidRPr="00791BBB">
              <w:rPr>
                <w:rFonts w:hint="eastAsia"/>
                <w:b w:val="0"/>
                <w:color w:val="auto"/>
              </w:rPr>
              <w:t>猫扑论坛</w:t>
            </w:r>
          </w:p>
        </w:tc>
        <w:tc>
          <w:tcPr>
            <w:tcW w:w="2410" w:type="dxa"/>
            <w:vAlign w:val="center"/>
          </w:tcPr>
          <w:p w:rsidR="00841696" w:rsidRPr="00791BBB" w:rsidRDefault="00841696" w:rsidP="00273C1E">
            <w:pPr>
              <w:pStyle w:val="aa"/>
              <w:ind w:firstLine="0"/>
              <w:jc w:val="center"/>
              <w:cnfStyle w:val="000000000000" w:firstRow="0" w:lastRow="0" w:firstColumn="0" w:lastColumn="0" w:oddVBand="0" w:evenVBand="0" w:oddHBand="0" w:evenHBand="0" w:firstRowFirstColumn="0" w:firstRowLastColumn="0" w:lastRowFirstColumn="0" w:lastRowLastColumn="0"/>
              <w:rPr>
                <w:bCs/>
                <w:color w:val="auto"/>
              </w:rPr>
            </w:pPr>
            <w:r w:rsidRPr="00791BBB">
              <w:rPr>
                <w:rFonts w:hint="eastAsia"/>
                <w:bCs/>
                <w:color w:val="auto"/>
              </w:rPr>
              <w:t>文章独立页面地址</w:t>
            </w:r>
          </w:p>
        </w:tc>
        <w:tc>
          <w:tcPr>
            <w:tcW w:w="2126" w:type="dxa"/>
            <w:vAlign w:val="center"/>
          </w:tcPr>
          <w:p w:rsidR="00841696" w:rsidRPr="00791BBB" w:rsidRDefault="00841696" w:rsidP="00273C1E">
            <w:pPr>
              <w:pStyle w:val="aa"/>
              <w:ind w:firstLine="0"/>
              <w:jc w:val="center"/>
              <w:cnfStyle w:val="000000000000" w:firstRow="0" w:lastRow="0" w:firstColumn="0" w:lastColumn="0" w:oddVBand="0" w:evenVBand="0" w:oddHBand="0" w:evenHBand="0" w:firstRowFirstColumn="0" w:firstRowLastColumn="0" w:lastRowFirstColumn="0" w:lastRowLastColumn="0"/>
              <w:rPr>
                <w:bCs/>
                <w:color w:val="auto"/>
              </w:rPr>
            </w:pPr>
            <w:r w:rsidRPr="00791BBB">
              <w:rPr>
                <w:rFonts w:hint="eastAsia"/>
                <w:bCs/>
                <w:color w:val="auto"/>
              </w:rPr>
              <w:t>bbs-mop</w:t>
            </w:r>
          </w:p>
        </w:tc>
        <w:tc>
          <w:tcPr>
            <w:tcW w:w="2980" w:type="dxa"/>
            <w:vAlign w:val="center"/>
          </w:tcPr>
          <w:p w:rsidR="00841696" w:rsidRPr="00791BBB" w:rsidRDefault="00841696" w:rsidP="00273C1E">
            <w:pPr>
              <w:pStyle w:val="aa"/>
              <w:ind w:firstLine="0"/>
              <w:jc w:val="center"/>
              <w:cnfStyle w:val="000000000000" w:firstRow="0" w:lastRow="0" w:firstColumn="0" w:lastColumn="0" w:oddVBand="0" w:evenVBand="0" w:oddHBand="0" w:evenHBand="0" w:firstRowFirstColumn="0" w:firstRowLastColumn="0" w:lastRowFirstColumn="0" w:lastRowLastColumn="0"/>
              <w:rPr>
                <w:bCs/>
                <w:color w:val="auto"/>
              </w:rPr>
            </w:pPr>
            <w:r w:rsidRPr="00791BBB">
              <w:rPr>
                <w:rFonts w:hint="eastAsia"/>
                <w:bCs/>
                <w:color w:val="auto"/>
              </w:rPr>
              <w:t>bbs_mop</w:t>
            </w:r>
          </w:p>
        </w:tc>
      </w:tr>
      <w:tr w:rsidR="00841696" w:rsidRPr="00791BBB" w:rsidTr="00791BBB">
        <w:trPr>
          <w:gridAfter w:val="1"/>
          <w:cnfStyle w:val="000000100000" w:firstRow="0" w:lastRow="0" w:firstColumn="0" w:lastColumn="0" w:oddVBand="0" w:evenVBand="0" w:oddHBand="1" w:evenHBand="0" w:firstRowFirstColumn="0" w:firstRowLastColumn="0" w:lastRowFirstColumn="0" w:lastRowLastColumn="0"/>
          <w:wAfter w:w="68" w:type="dxa"/>
        </w:trPr>
        <w:tc>
          <w:tcPr>
            <w:cnfStyle w:val="001000000000" w:firstRow="0" w:lastRow="0" w:firstColumn="1" w:lastColumn="0" w:oddVBand="0" w:evenVBand="0" w:oddHBand="0" w:evenHBand="0" w:firstRowFirstColumn="0" w:firstRowLastColumn="0" w:lastRowFirstColumn="0" w:lastRowLastColumn="0"/>
            <w:tcW w:w="1242" w:type="dxa"/>
            <w:vAlign w:val="center"/>
          </w:tcPr>
          <w:p w:rsidR="00841696" w:rsidRPr="00791BBB" w:rsidRDefault="00841696" w:rsidP="00273C1E">
            <w:pPr>
              <w:pStyle w:val="aa"/>
              <w:ind w:firstLine="0"/>
              <w:jc w:val="center"/>
              <w:rPr>
                <w:b w:val="0"/>
                <w:bCs w:val="0"/>
                <w:color w:val="auto"/>
              </w:rPr>
            </w:pPr>
            <w:r w:rsidRPr="00791BBB">
              <w:rPr>
                <w:rFonts w:hint="eastAsia"/>
                <w:b w:val="0"/>
                <w:color w:val="auto"/>
              </w:rPr>
              <w:t>天涯论坛</w:t>
            </w:r>
          </w:p>
        </w:tc>
        <w:tc>
          <w:tcPr>
            <w:tcW w:w="2410" w:type="dxa"/>
            <w:vAlign w:val="center"/>
          </w:tcPr>
          <w:p w:rsidR="00841696" w:rsidRPr="00791BBB" w:rsidRDefault="00841696" w:rsidP="00273C1E">
            <w:pPr>
              <w:pStyle w:val="aa"/>
              <w:ind w:firstLine="0"/>
              <w:jc w:val="center"/>
              <w:cnfStyle w:val="000000100000" w:firstRow="0" w:lastRow="0" w:firstColumn="0" w:lastColumn="0" w:oddVBand="0" w:evenVBand="0" w:oddHBand="1" w:evenHBand="0" w:firstRowFirstColumn="0" w:firstRowLastColumn="0" w:lastRowFirstColumn="0" w:lastRowLastColumn="0"/>
              <w:rPr>
                <w:bCs/>
                <w:color w:val="auto"/>
              </w:rPr>
            </w:pPr>
            <w:r w:rsidRPr="00791BBB">
              <w:rPr>
                <w:rFonts w:hint="eastAsia"/>
                <w:bCs/>
                <w:color w:val="auto"/>
              </w:rPr>
              <w:t>文章独立页面地址</w:t>
            </w:r>
          </w:p>
        </w:tc>
        <w:tc>
          <w:tcPr>
            <w:tcW w:w="2126" w:type="dxa"/>
            <w:vAlign w:val="center"/>
          </w:tcPr>
          <w:p w:rsidR="00841696" w:rsidRPr="00791BBB" w:rsidRDefault="00841696" w:rsidP="00273C1E">
            <w:pPr>
              <w:pStyle w:val="aa"/>
              <w:ind w:firstLine="0"/>
              <w:jc w:val="center"/>
              <w:cnfStyle w:val="000000100000" w:firstRow="0" w:lastRow="0" w:firstColumn="0" w:lastColumn="0" w:oddVBand="0" w:evenVBand="0" w:oddHBand="1" w:evenHBand="0" w:firstRowFirstColumn="0" w:firstRowLastColumn="0" w:lastRowFirstColumn="0" w:lastRowLastColumn="0"/>
              <w:rPr>
                <w:bCs/>
                <w:color w:val="auto"/>
              </w:rPr>
            </w:pPr>
            <w:r w:rsidRPr="00791BBB">
              <w:rPr>
                <w:rFonts w:hint="eastAsia"/>
                <w:bCs/>
                <w:color w:val="auto"/>
              </w:rPr>
              <w:t>bbs-tianya</w:t>
            </w:r>
          </w:p>
        </w:tc>
        <w:tc>
          <w:tcPr>
            <w:tcW w:w="2980" w:type="dxa"/>
            <w:vAlign w:val="center"/>
          </w:tcPr>
          <w:p w:rsidR="00841696" w:rsidRPr="00791BBB" w:rsidRDefault="00841696" w:rsidP="00273C1E">
            <w:pPr>
              <w:pStyle w:val="aa"/>
              <w:ind w:firstLine="0"/>
              <w:jc w:val="center"/>
              <w:cnfStyle w:val="000000100000" w:firstRow="0" w:lastRow="0" w:firstColumn="0" w:lastColumn="0" w:oddVBand="0" w:evenVBand="0" w:oddHBand="1" w:evenHBand="0" w:firstRowFirstColumn="0" w:firstRowLastColumn="0" w:lastRowFirstColumn="0" w:lastRowLastColumn="0"/>
              <w:rPr>
                <w:bCs/>
                <w:color w:val="auto"/>
              </w:rPr>
            </w:pPr>
            <w:r w:rsidRPr="00791BBB">
              <w:rPr>
                <w:rFonts w:hint="eastAsia"/>
                <w:bCs/>
                <w:color w:val="auto"/>
              </w:rPr>
              <w:t>bbs_tianya</w:t>
            </w:r>
          </w:p>
        </w:tc>
      </w:tr>
    </w:tbl>
    <w:p w:rsidR="00841696" w:rsidRDefault="00841696" w:rsidP="00273C1E">
      <w:pPr>
        <w:ind w:firstLineChars="200" w:firstLine="420"/>
      </w:pPr>
      <w:r>
        <w:rPr>
          <w:rFonts w:hint="eastAsia"/>
        </w:rPr>
        <w:t>下面以翻页抓取京东商城商品信息页面为例：</w:t>
      </w:r>
    </w:p>
    <w:p w:rsidR="00841696" w:rsidRPr="00DD6511" w:rsidRDefault="00841696" w:rsidP="00273C1E">
      <w:pPr>
        <w:ind w:firstLineChars="200" w:firstLine="420"/>
      </w:pPr>
      <w:r>
        <w:rPr>
          <w:rFonts w:hint="eastAsia"/>
        </w:rPr>
        <w:t>由于京东商城商品信息页面中的评论模块存在分页，而我们想要得到针对某一商品的所有评论，因此需要翻页抓取。在脚本列表里选择</w:t>
      </w:r>
      <w:r>
        <w:rPr>
          <w:rFonts w:hint="eastAsia"/>
        </w:rPr>
        <w:t>shopping-360buy.js</w:t>
      </w:r>
      <w:r>
        <w:rPr>
          <w:rFonts w:hint="eastAsia"/>
        </w:rPr>
        <w:t>，</w:t>
      </w:r>
      <w:r>
        <w:rPr>
          <w:rFonts w:hint="eastAsia"/>
        </w:rPr>
        <w:t>Url</w:t>
      </w:r>
      <w:r>
        <w:rPr>
          <w:rFonts w:hint="eastAsia"/>
        </w:rPr>
        <w:t>集文件选择京东商城的网页集文件，保存文件至自选目录，如下图所示。</w:t>
      </w:r>
    </w:p>
    <w:p w:rsidR="00841696" w:rsidRDefault="00687E8C" w:rsidP="00273C1E">
      <w:pPr>
        <w:pStyle w:val="aa"/>
        <w:jc w:val="center"/>
      </w:pPr>
      <w:r>
        <w:rPr>
          <w:noProof/>
        </w:rPr>
        <w:lastRenderedPageBreak/>
        <w:drawing>
          <wp:inline distT="0" distB="0" distL="0" distR="0" wp14:anchorId="008102DA" wp14:editId="55D66D20">
            <wp:extent cx="5274310" cy="352048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520480"/>
                    </a:xfrm>
                    <a:prstGeom prst="rect">
                      <a:avLst/>
                    </a:prstGeom>
                  </pic:spPr>
                </pic:pic>
              </a:graphicData>
            </a:graphic>
          </wp:inline>
        </w:drawing>
      </w:r>
    </w:p>
    <w:p w:rsidR="00841696" w:rsidRDefault="00841696" w:rsidP="00273C1E">
      <w:pPr>
        <w:ind w:firstLineChars="200" w:firstLine="420"/>
        <w:jc w:val="center"/>
      </w:pPr>
      <w:r>
        <w:rPr>
          <w:rFonts w:hint="eastAsia"/>
        </w:rPr>
        <w:t>图</w:t>
      </w:r>
      <w:r w:rsidR="005E2FEB">
        <w:rPr>
          <w:rFonts w:hint="eastAsia"/>
        </w:rPr>
        <w:t>2-</w:t>
      </w:r>
      <w:r w:rsidR="009E4A90">
        <w:rPr>
          <w:rFonts w:hint="eastAsia"/>
        </w:rPr>
        <w:t>1-</w:t>
      </w:r>
      <w:r w:rsidR="005E2FEB">
        <w:rPr>
          <w:rFonts w:hint="eastAsia"/>
        </w:rPr>
        <w:t>3</w:t>
      </w:r>
      <w:r w:rsidR="00686EE7">
        <w:rPr>
          <w:rFonts w:hint="eastAsia"/>
        </w:rPr>
        <w:t xml:space="preserve"> </w:t>
      </w:r>
      <w:r>
        <w:rPr>
          <w:rFonts w:hint="eastAsia"/>
        </w:rPr>
        <w:t>翻页抓取京东商城商品信息页面</w:t>
      </w:r>
    </w:p>
    <w:p w:rsidR="00841696" w:rsidRDefault="00841696" w:rsidP="00273C1E">
      <w:pPr>
        <w:ind w:firstLineChars="200" w:firstLine="420"/>
      </w:pPr>
      <w:r>
        <w:rPr>
          <w:rFonts w:hint="eastAsia"/>
        </w:rPr>
        <w:t>点击“开始”按钮，弹出浏览器窗口，浏览器会串行加载网页集中的</w:t>
      </w:r>
      <w:r>
        <w:rPr>
          <w:rFonts w:hint="eastAsia"/>
        </w:rPr>
        <w:t>URL</w:t>
      </w:r>
      <w:r>
        <w:rPr>
          <w:rFonts w:hint="eastAsia"/>
        </w:rPr>
        <w:t>，抓取过程如下：</w:t>
      </w:r>
    </w:p>
    <w:p w:rsidR="00841696" w:rsidRDefault="00841696" w:rsidP="00273C1E">
      <w:pPr>
        <w:pStyle w:val="a9"/>
        <w:numPr>
          <w:ilvl w:val="0"/>
          <w:numId w:val="14"/>
        </w:numPr>
        <w:ind w:firstLineChars="0"/>
      </w:pPr>
      <w:r>
        <w:rPr>
          <w:rFonts w:hint="eastAsia"/>
        </w:rPr>
        <w:t>当一个页面加载完成后，页面内容被下载到存储目录中，以</w:t>
      </w:r>
      <w:r>
        <w:rPr>
          <w:rFonts w:hint="eastAsia"/>
        </w:rPr>
        <w:t>html</w:t>
      </w:r>
      <w:r>
        <w:rPr>
          <w:rFonts w:hint="eastAsia"/>
        </w:rPr>
        <w:t>格式保存。</w:t>
      </w:r>
    </w:p>
    <w:p w:rsidR="00841696" w:rsidRDefault="00841696" w:rsidP="00273C1E">
      <w:pPr>
        <w:pStyle w:val="a9"/>
        <w:numPr>
          <w:ilvl w:val="0"/>
          <w:numId w:val="14"/>
        </w:numPr>
        <w:ind w:firstLineChars="0"/>
      </w:pPr>
      <w:r>
        <w:rPr>
          <w:rFonts w:hint="eastAsia"/>
        </w:rPr>
        <w:t>浏览器检测有无分页，若有分页，则翻到下一页，执行第</w:t>
      </w:r>
      <w:r>
        <w:rPr>
          <w:rFonts w:hint="eastAsia"/>
        </w:rPr>
        <w:t>1</w:t>
      </w:r>
      <w:r>
        <w:rPr>
          <w:rFonts w:hint="eastAsia"/>
        </w:rPr>
        <w:t>步；若没有分页或已到末页，浏览器会加载网页集中下一个</w:t>
      </w:r>
      <w:r>
        <w:rPr>
          <w:rFonts w:hint="eastAsia"/>
        </w:rPr>
        <w:t>URL</w:t>
      </w:r>
      <w:r>
        <w:rPr>
          <w:rFonts w:hint="eastAsia"/>
        </w:rPr>
        <w:t>，转第</w:t>
      </w:r>
      <w:r>
        <w:rPr>
          <w:rFonts w:hint="eastAsia"/>
        </w:rPr>
        <w:t>1</w:t>
      </w:r>
      <w:r>
        <w:rPr>
          <w:rFonts w:hint="eastAsia"/>
        </w:rPr>
        <w:t>步。</w:t>
      </w:r>
    </w:p>
    <w:p w:rsidR="00841696" w:rsidRDefault="00841696" w:rsidP="00273C1E">
      <w:pPr>
        <w:pStyle w:val="a9"/>
        <w:numPr>
          <w:ilvl w:val="0"/>
          <w:numId w:val="14"/>
        </w:numPr>
        <w:ind w:firstLineChars="0"/>
      </w:pPr>
      <w:r>
        <w:rPr>
          <w:rFonts w:hint="eastAsia"/>
        </w:rPr>
        <w:t>当浏览器完成网页集中最后一个</w:t>
      </w:r>
      <w:r>
        <w:rPr>
          <w:rFonts w:hint="eastAsia"/>
        </w:rPr>
        <w:t>URL</w:t>
      </w:r>
      <w:r>
        <w:rPr>
          <w:rFonts w:hint="eastAsia"/>
        </w:rPr>
        <w:t>的抓取工作后会自动退出。</w:t>
      </w:r>
    </w:p>
    <w:p w:rsidR="00841696" w:rsidRDefault="00841696" w:rsidP="00273C1E">
      <w:pPr>
        <w:pStyle w:val="a9"/>
        <w:numPr>
          <w:ilvl w:val="0"/>
          <w:numId w:val="14"/>
        </w:numPr>
        <w:ind w:firstLineChars="0"/>
      </w:pPr>
      <w:r>
        <w:rPr>
          <w:rFonts w:hint="eastAsia"/>
        </w:rPr>
        <w:t>若想中止抓取操作，可点击主界面中“结束”按钮或关闭浏览器。</w:t>
      </w:r>
    </w:p>
    <w:p w:rsidR="00841696" w:rsidRDefault="00841696" w:rsidP="00273C1E">
      <w:pPr>
        <w:ind w:firstLineChars="200" w:firstLine="420"/>
      </w:pPr>
      <w:r>
        <w:rPr>
          <w:rFonts w:hint="eastAsia"/>
        </w:rPr>
        <w:t>浏览器工作界面如下：</w:t>
      </w:r>
    </w:p>
    <w:p w:rsidR="00F4609F" w:rsidRDefault="0033226B" w:rsidP="00273C1E">
      <w:pPr>
        <w:ind w:firstLineChars="200" w:firstLine="420"/>
      </w:pPr>
      <w:r>
        <w:rPr>
          <w:noProof/>
        </w:rPr>
        <w:lastRenderedPageBreak/>
        <w:drawing>
          <wp:inline distT="0" distB="0" distL="0" distR="0" wp14:anchorId="71688C4B" wp14:editId="0F259E38">
            <wp:extent cx="5274310" cy="3690796"/>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690796"/>
                    </a:xfrm>
                    <a:prstGeom prst="rect">
                      <a:avLst/>
                    </a:prstGeom>
                  </pic:spPr>
                </pic:pic>
              </a:graphicData>
            </a:graphic>
          </wp:inline>
        </w:drawing>
      </w:r>
    </w:p>
    <w:p w:rsidR="00841696" w:rsidRDefault="00841696" w:rsidP="00273C1E">
      <w:pPr>
        <w:pStyle w:val="aa"/>
        <w:jc w:val="center"/>
      </w:pPr>
    </w:p>
    <w:p w:rsidR="00841696" w:rsidRPr="00841696" w:rsidRDefault="00841696" w:rsidP="00273C1E">
      <w:pPr>
        <w:ind w:firstLineChars="200" w:firstLine="420"/>
        <w:jc w:val="center"/>
      </w:pPr>
      <w:r>
        <w:rPr>
          <w:rFonts w:hint="eastAsia"/>
        </w:rPr>
        <w:t>图</w:t>
      </w:r>
      <w:r w:rsidR="00625AD8">
        <w:rPr>
          <w:rFonts w:hint="eastAsia"/>
        </w:rPr>
        <w:t>2-</w:t>
      </w:r>
      <w:r w:rsidR="009E4A90">
        <w:rPr>
          <w:rFonts w:hint="eastAsia"/>
        </w:rPr>
        <w:t>1-</w:t>
      </w:r>
      <w:r w:rsidR="00625AD8">
        <w:rPr>
          <w:rFonts w:hint="eastAsia"/>
        </w:rPr>
        <w:t>4</w:t>
      </w:r>
      <w:r w:rsidR="00820D76">
        <w:rPr>
          <w:rFonts w:hint="eastAsia"/>
        </w:rPr>
        <w:t xml:space="preserve"> </w:t>
      </w:r>
      <w:r>
        <w:rPr>
          <w:rFonts w:hint="eastAsia"/>
        </w:rPr>
        <w:t>浏览器工作界面</w:t>
      </w:r>
    </w:p>
    <w:p w:rsidR="00C376B9" w:rsidRDefault="00C376B9" w:rsidP="00273C1E">
      <w:pPr>
        <w:pStyle w:val="3"/>
        <w:numPr>
          <w:ilvl w:val="2"/>
          <w:numId w:val="7"/>
        </w:numPr>
        <w:spacing w:line="360" w:lineRule="auto"/>
      </w:pPr>
      <w:bookmarkStart w:id="15" w:name="_Toc341645757"/>
      <w:r>
        <w:rPr>
          <w:rFonts w:hint="eastAsia"/>
        </w:rPr>
        <w:t>抓取需要登录或注册才能访问的页面</w:t>
      </w:r>
      <w:bookmarkEnd w:id="15"/>
    </w:p>
    <w:p w:rsidR="00AB361E" w:rsidRDefault="00AB361E" w:rsidP="00273C1E">
      <w:pPr>
        <w:ind w:firstLineChars="200" w:firstLine="420"/>
      </w:pPr>
      <w:r>
        <w:rPr>
          <w:rFonts w:hint="eastAsia"/>
        </w:rPr>
        <w:t>以微博网站为例，当我们想要查看某人发布的微博的所有评论时，微博网站会提示需要登录才有权限查看，因此想要得到这些评论就必须先用一个账号进行登录操作，浏览器会根据您对</w:t>
      </w:r>
      <w:r>
        <w:rPr>
          <w:rFonts w:hint="eastAsia"/>
        </w:rPr>
        <w:t>Cookie</w:t>
      </w:r>
      <w:r>
        <w:rPr>
          <w:rFonts w:hint="eastAsia"/>
        </w:rPr>
        <w:t>的配置策略（见配置功能）决定是否保存您的登录信息以便下次抓取微博页面时自动登录。</w:t>
      </w:r>
    </w:p>
    <w:p w:rsidR="00AB361E" w:rsidRDefault="00AB361E" w:rsidP="00273C1E">
      <w:pPr>
        <w:ind w:firstLineChars="200" w:firstLine="420"/>
      </w:pPr>
      <w:r>
        <w:rPr>
          <w:rFonts w:hint="eastAsia"/>
        </w:rPr>
        <w:t>下面以抓取新浪微博评论为例：</w:t>
      </w:r>
    </w:p>
    <w:p w:rsidR="00AB361E" w:rsidRDefault="00AB361E" w:rsidP="00273C1E">
      <w:pPr>
        <w:pStyle w:val="a9"/>
        <w:numPr>
          <w:ilvl w:val="0"/>
          <w:numId w:val="9"/>
        </w:numPr>
        <w:ind w:firstLineChars="0"/>
      </w:pPr>
      <w:r>
        <w:rPr>
          <w:rFonts w:hint="eastAsia"/>
        </w:rPr>
        <w:t>由于我们是首次抓取新浪微博，应先登录，让浏览器保存这次登录信息。</w:t>
      </w:r>
    </w:p>
    <w:p w:rsidR="00AB361E" w:rsidRDefault="00AB361E" w:rsidP="00273C1E">
      <w:pPr>
        <w:ind w:firstLineChars="200" w:firstLine="420"/>
        <w:jc w:val="center"/>
      </w:pPr>
      <w:r>
        <w:rPr>
          <w:rFonts w:hint="eastAsia"/>
        </w:rPr>
        <w:t>在主界面中，不选择任何翻页脚本，</w:t>
      </w:r>
      <w:r>
        <w:rPr>
          <w:rFonts w:hint="eastAsia"/>
        </w:rPr>
        <w:t>Url</w:t>
      </w:r>
      <w:r>
        <w:rPr>
          <w:rFonts w:hint="eastAsia"/>
        </w:rPr>
        <w:t>集文件和存储目录可不选，点击“开始”按钮，打开空白浏览器，在地址栏输入新浪微博地址；若选择</w:t>
      </w:r>
      <w:r>
        <w:rPr>
          <w:rFonts w:hint="eastAsia"/>
        </w:rPr>
        <w:t>Url</w:t>
      </w:r>
      <w:r>
        <w:rPr>
          <w:rFonts w:hint="eastAsia"/>
        </w:rPr>
        <w:t>集文件，应选择新浪微博网页集，点击“开始”按钮，浏览器默认访问网页集中第一个网址。浏览器运行如下：</w:t>
      </w:r>
      <w:r>
        <w:rPr>
          <w:rFonts w:hint="eastAsia"/>
          <w:noProof/>
        </w:rPr>
        <w:lastRenderedPageBreak/>
        <w:drawing>
          <wp:inline distT="0" distB="0" distL="0" distR="0">
            <wp:extent cx="3948214" cy="2371725"/>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srcRect/>
                    <a:stretch>
                      <a:fillRect/>
                    </a:stretch>
                  </pic:blipFill>
                  <pic:spPr bwMode="auto">
                    <a:xfrm>
                      <a:off x="0" y="0"/>
                      <a:ext cx="3957151" cy="2377094"/>
                    </a:xfrm>
                    <a:prstGeom prst="rect">
                      <a:avLst/>
                    </a:prstGeom>
                    <a:noFill/>
                    <a:ln w="9525">
                      <a:noFill/>
                      <a:miter lim="800000"/>
                      <a:headEnd/>
                      <a:tailEnd/>
                    </a:ln>
                  </pic:spPr>
                </pic:pic>
              </a:graphicData>
            </a:graphic>
          </wp:inline>
        </w:drawing>
      </w:r>
    </w:p>
    <w:p w:rsidR="00AB361E" w:rsidRDefault="00AB361E" w:rsidP="00273C1E">
      <w:pPr>
        <w:ind w:firstLineChars="200" w:firstLine="420"/>
        <w:jc w:val="center"/>
      </w:pPr>
      <w:r>
        <w:rPr>
          <w:rFonts w:hint="eastAsia"/>
        </w:rPr>
        <w:t>图</w:t>
      </w:r>
      <w:r w:rsidR="00820D76">
        <w:rPr>
          <w:rFonts w:hint="eastAsia"/>
        </w:rPr>
        <w:t>2-</w:t>
      </w:r>
      <w:r w:rsidR="009E4A90">
        <w:rPr>
          <w:rFonts w:hint="eastAsia"/>
        </w:rPr>
        <w:t>1-</w:t>
      </w:r>
      <w:r w:rsidR="00820D76">
        <w:rPr>
          <w:rFonts w:hint="eastAsia"/>
        </w:rPr>
        <w:t xml:space="preserve">5 </w:t>
      </w:r>
      <w:r>
        <w:rPr>
          <w:rFonts w:hint="eastAsia"/>
        </w:rPr>
        <w:t>浏览器访问微博页面</w:t>
      </w:r>
    </w:p>
    <w:p w:rsidR="00AB361E" w:rsidRDefault="00AB361E" w:rsidP="00273C1E">
      <w:pPr>
        <w:pStyle w:val="a9"/>
        <w:numPr>
          <w:ilvl w:val="0"/>
          <w:numId w:val="9"/>
        </w:numPr>
        <w:ind w:firstLineChars="0"/>
      </w:pPr>
      <w:r>
        <w:rPr>
          <w:rFonts w:hint="eastAsia"/>
        </w:rPr>
        <w:t>进行登录操作。</w:t>
      </w:r>
    </w:p>
    <w:p w:rsidR="00AB361E" w:rsidRDefault="00AB361E" w:rsidP="00273C1E">
      <w:pPr>
        <w:pStyle w:val="aa"/>
        <w:ind w:firstLine="0"/>
        <w:jc w:val="center"/>
      </w:pPr>
      <w:r>
        <w:rPr>
          <w:rFonts w:hint="eastAsia"/>
          <w:noProof/>
        </w:rPr>
        <w:drawing>
          <wp:inline distT="0" distB="0" distL="0" distR="0">
            <wp:extent cx="3907834" cy="2333625"/>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srcRect/>
                    <a:stretch>
                      <a:fillRect/>
                    </a:stretch>
                  </pic:blipFill>
                  <pic:spPr bwMode="auto">
                    <a:xfrm>
                      <a:off x="0" y="0"/>
                      <a:ext cx="3912993" cy="2336706"/>
                    </a:xfrm>
                    <a:prstGeom prst="rect">
                      <a:avLst/>
                    </a:prstGeom>
                    <a:noFill/>
                    <a:ln w="9525">
                      <a:noFill/>
                      <a:miter lim="800000"/>
                      <a:headEnd/>
                      <a:tailEnd/>
                    </a:ln>
                  </pic:spPr>
                </pic:pic>
              </a:graphicData>
            </a:graphic>
          </wp:inline>
        </w:drawing>
      </w:r>
    </w:p>
    <w:p w:rsidR="00AB361E" w:rsidRDefault="00AB361E" w:rsidP="00273C1E">
      <w:pPr>
        <w:ind w:firstLineChars="200" w:firstLine="420"/>
        <w:jc w:val="center"/>
      </w:pPr>
      <w:r>
        <w:rPr>
          <w:rFonts w:hint="eastAsia"/>
        </w:rPr>
        <w:t>图</w:t>
      </w:r>
      <w:r w:rsidR="00142C15">
        <w:rPr>
          <w:rFonts w:hint="eastAsia"/>
        </w:rPr>
        <w:t>2-</w:t>
      </w:r>
      <w:r w:rsidR="005E0D0E">
        <w:rPr>
          <w:rFonts w:hint="eastAsia"/>
        </w:rPr>
        <w:t>1-</w:t>
      </w:r>
      <w:r w:rsidR="00142C15">
        <w:rPr>
          <w:rFonts w:hint="eastAsia"/>
        </w:rPr>
        <w:t xml:space="preserve">6 </w:t>
      </w:r>
      <w:r>
        <w:rPr>
          <w:rFonts w:hint="eastAsia"/>
        </w:rPr>
        <w:t>进行登录操作</w:t>
      </w:r>
    </w:p>
    <w:p w:rsidR="00AB361E" w:rsidRDefault="00AB361E" w:rsidP="00273C1E">
      <w:pPr>
        <w:pStyle w:val="a9"/>
        <w:numPr>
          <w:ilvl w:val="0"/>
          <w:numId w:val="9"/>
        </w:numPr>
        <w:ind w:firstLineChars="0"/>
      </w:pPr>
      <w:r>
        <w:rPr>
          <w:rFonts w:hint="eastAsia"/>
        </w:rPr>
        <w:t>登录成功。</w:t>
      </w:r>
    </w:p>
    <w:p w:rsidR="00AB361E" w:rsidRDefault="00AB361E" w:rsidP="00273C1E">
      <w:pPr>
        <w:pStyle w:val="aa"/>
        <w:ind w:firstLine="0"/>
        <w:jc w:val="center"/>
      </w:pPr>
      <w:r>
        <w:rPr>
          <w:rFonts w:hint="eastAsia"/>
          <w:noProof/>
        </w:rPr>
        <w:drawing>
          <wp:inline distT="0" distB="0" distL="0" distR="0">
            <wp:extent cx="3971925" cy="2385970"/>
            <wp:effectExtent l="1905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srcRect/>
                    <a:stretch>
                      <a:fillRect/>
                    </a:stretch>
                  </pic:blipFill>
                  <pic:spPr bwMode="auto">
                    <a:xfrm>
                      <a:off x="0" y="0"/>
                      <a:ext cx="3982485" cy="2392313"/>
                    </a:xfrm>
                    <a:prstGeom prst="rect">
                      <a:avLst/>
                    </a:prstGeom>
                    <a:noFill/>
                    <a:ln w="9525">
                      <a:noFill/>
                      <a:miter lim="800000"/>
                      <a:headEnd/>
                      <a:tailEnd/>
                    </a:ln>
                  </pic:spPr>
                </pic:pic>
              </a:graphicData>
            </a:graphic>
          </wp:inline>
        </w:drawing>
      </w:r>
    </w:p>
    <w:p w:rsidR="00AB361E" w:rsidRDefault="00AB361E" w:rsidP="00273C1E">
      <w:pPr>
        <w:ind w:firstLineChars="200" w:firstLine="420"/>
        <w:jc w:val="center"/>
      </w:pPr>
      <w:r>
        <w:rPr>
          <w:rFonts w:hint="eastAsia"/>
        </w:rPr>
        <w:lastRenderedPageBreak/>
        <w:t>图</w:t>
      </w:r>
      <w:r w:rsidR="0041267E">
        <w:rPr>
          <w:rFonts w:hint="eastAsia"/>
        </w:rPr>
        <w:t>2-</w:t>
      </w:r>
      <w:r w:rsidR="005E0D0E">
        <w:rPr>
          <w:rFonts w:hint="eastAsia"/>
        </w:rPr>
        <w:t>1-</w:t>
      </w:r>
      <w:r w:rsidR="0041267E">
        <w:rPr>
          <w:rFonts w:hint="eastAsia"/>
        </w:rPr>
        <w:t xml:space="preserve">7 </w:t>
      </w:r>
      <w:r>
        <w:rPr>
          <w:rFonts w:hint="eastAsia"/>
        </w:rPr>
        <w:t>浏览器访问登录后的微博页面</w:t>
      </w:r>
    </w:p>
    <w:p w:rsidR="00AB361E" w:rsidRDefault="00AB361E" w:rsidP="00273C1E">
      <w:pPr>
        <w:pStyle w:val="a9"/>
        <w:numPr>
          <w:ilvl w:val="0"/>
          <w:numId w:val="9"/>
        </w:numPr>
        <w:ind w:firstLineChars="0"/>
      </w:pPr>
      <w:r>
        <w:rPr>
          <w:rFonts w:hint="eastAsia"/>
        </w:rPr>
        <w:t>关闭浏览器。</w:t>
      </w:r>
    </w:p>
    <w:p w:rsidR="00AB361E" w:rsidRPr="00AB361E" w:rsidRDefault="00AB361E" w:rsidP="00273C1E">
      <w:pPr>
        <w:ind w:firstLineChars="200" w:firstLine="420"/>
      </w:pPr>
      <w:r>
        <w:rPr>
          <w:rFonts w:hint="eastAsia"/>
        </w:rPr>
        <w:t>完成登录信息的保存后，在以后抓取新浪微博时只需按照批量抓取网页中的操作步骤执行即可。直到</w:t>
      </w:r>
      <w:r>
        <w:rPr>
          <w:rFonts w:hint="eastAsia"/>
        </w:rPr>
        <w:t>Cookie</w:t>
      </w:r>
      <w:r>
        <w:rPr>
          <w:rFonts w:hint="eastAsia"/>
        </w:rPr>
        <w:t>过期，需要再一次登录。</w:t>
      </w:r>
    </w:p>
    <w:p w:rsidR="00C376B9" w:rsidRDefault="00C376B9" w:rsidP="00273C1E">
      <w:pPr>
        <w:pStyle w:val="3"/>
        <w:numPr>
          <w:ilvl w:val="2"/>
          <w:numId w:val="7"/>
        </w:numPr>
        <w:spacing w:line="360" w:lineRule="auto"/>
      </w:pPr>
      <w:bookmarkStart w:id="16" w:name="_Toc341645758"/>
      <w:r>
        <w:rPr>
          <w:rFonts w:hint="eastAsia"/>
        </w:rPr>
        <w:t>配置功能</w:t>
      </w:r>
      <w:bookmarkEnd w:id="16"/>
    </w:p>
    <w:p w:rsidR="005E70A2" w:rsidRDefault="005E70A2" w:rsidP="00273C1E">
      <w:pPr>
        <w:ind w:firstLineChars="200" w:firstLine="420"/>
      </w:pPr>
      <w:r>
        <w:rPr>
          <w:rFonts w:hint="eastAsia"/>
        </w:rPr>
        <w:t>在主界面中，点击上端“配置”按钮，显示配置界面：</w:t>
      </w:r>
    </w:p>
    <w:p w:rsidR="005E70A2" w:rsidRDefault="000A1156" w:rsidP="00273C1E">
      <w:pPr>
        <w:pStyle w:val="aa"/>
        <w:ind w:firstLine="0"/>
        <w:jc w:val="center"/>
      </w:pPr>
      <w:r>
        <w:rPr>
          <w:noProof/>
        </w:rPr>
        <w:drawing>
          <wp:inline distT="0" distB="0" distL="0" distR="0" wp14:anchorId="2E4FF0DE" wp14:editId="2ED02DEB">
            <wp:extent cx="5274310" cy="397038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970383"/>
                    </a:xfrm>
                    <a:prstGeom prst="rect">
                      <a:avLst/>
                    </a:prstGeom>
                  </pic:spPr>
                </pic:pic>
              </a:graphicData>
            </a:graphic>
          </wp:inline>
        </w:drawing>
      </w:r>
    </w:p>
    <w:p w:rsidR="005E70A2" w:rsidRDefault="005E70A2" w:rsidP="00273C1E">
      <w:pPr>
        <w:jc w:val="center"/>
      </w:pPr>
      <w:r>
        <w:rPr>
          <w:rFonts w:hint="eastAsia"/>
        </w:rPr>
        <w:t>图</w:t>
      </w:r>
      <w:r w:rsidR="005E0D0E">
        <w:rPr>
          <w:rFonts w:hint="eastAsia"/>
        </w:rPr>
        <w:t xml:space="preserve">2-1-8 </w:t>
      </w:r>
      <w:r>
        <w:rPr>
          <w:rFonts w:hint="eastAsia"/>
        </w:rPr>
        <w:t>配置界面</w:t>
      </w:r>
    </w:p>
    <w:p w:rsidR="007D5639" w:rsidRPr="005E70A2" w:rsidRDefault="005E70A2" w:rsidP="007D5639">
      <w:pPr>
        <w:ind w:firstLineChars="200" w:firstLine="420"/>
      </w:pPr>
      <w:r>
        <w:rPr>
          <w:rFonts w:hint="eastAsia"/>
        </w:rPr>
        <w:t>在这里可以配置浏览器的行为。左端是</w:t>
      </w:r>
      <w:r>
        <w:rPr>
          <w:rFonts w:hint="eastAsia"/>
        </w:rPr>
        <w:t>Web</w:t>
      </w:r>
      <w:r>
        <w:rPr>
          <w:rFonts w:hint="eastAsia"/>
        </w:rPr>
        <w:t>内容的配置项，右上部和右下部分别是缓存管理和</w:t>
      </w:r>
      <w:r>
        <w:rPr>
          <w:rFonts w:hint="eastAsia"/>
        </w:rPr>
        <w:t>Cookie</w:t>
      </w:r>
      <w:r>
        <w:rPr>
          <w:rFonts w:hint="eastAsia"/>
        </w:rPr>
        <w:t>管理，其中缓存占用的磁盘空间最大可达到</w:t>
      </w:r>
      <w:r>
        <w:rPr>
          <w:rFonts w:hint="eastAsia"/>
        </w:rPr>
        <w:t>1024MB</w:t>
      </w:r>
      <w:r>
        <w:rPr>
          <w:rFonts w:hint="eastAsia"/>
        </w:rPr>
        <w:t>，</w:t>
      </w:r>
      <w:r>
        <w:rPr>
          <w:rFonts w:hint="eastAsia"/>
        </w:rPr>
        <w:t>Cookie</w:t>
      </w:r>
      <w:r>
        <w:rPr>
          <w:rFonts w:hint="eastAsia"/>
        </w:rPr>
        <w:t>的接收和保存策略会影响浏览器对于登录信息的保存。</w:t>
      </w:r>
    </w:p>
    <w:p w:rsidR="00C376B9" w:rsidRPr="000F6482" w:rsidRDefault="000F6482" w:rsidP="00273C1E">
      <w:pPr>
        <w:pStyle w:val="3"/>
        <w:numPr>
          <w:ilvl w:val="2"/>
          <w:numId w:val="7"/>
        </w:numPr>
        <w:spacing w:line="360" w:lineRule="auto"/>
        <w:rPr>
          <w:color w:val="FF0000"/>
        </w:rPr>
      </w:pPr>
      <w:bookmarkStart w:id="17" w:name="_Toc341645759"/>
      <w:r w:rsidRPr="000F6482">
        <w:rPr>
          <w:rFonts w:hint="eastAsia"/>
          <w:color w:val="FF0000"/>
        </w:rPr>
        <w:t>翻页脚本</w:t>
      </w:r>
      <w:bookmarkEnd w:id="17"/>
    </w:p>
    <w:p w:rsidR="004E0AFF" w:rsidRDefault="004E0AFF" w:rsidP="00273C1E">
      <w:pPr>
        <w:ind w:firstLineChars="200" w:firstLine="420"/>
      </w:pPr>
      <w:r>
        <w:rPr>
          <w:rFonts w:hint="eastAsia"/>
        </w:rPr>
        <w:t>翻页</w:t>
      </w:r>
      <w:del w:id="18" w:author="liufanfan" w:date="2012-11-16T20:43:00Z">
        <w:r w:rsidDel="000F6482">
          <w:rPr>
            <w:rFonts w:hint="eastAsia"/>
          </w:rPr>
          <w:delText>规则文件</w:delText>
        </w:r>
      </w:del>
      <w:ins w:id="19" w:author="liufanfan" w:date="2012-11-16T20:43:00Z">
        <w:r w:rsidR="000F6482">
          <w:rPr>
            <w:rFonts w:hint="eastAsia"/>
          </w:rPr>
          <w:t>脚本</w:t>
        </w:r>
      </w:ins>
      <w:r>
        <w:rPr>
          <w:rFonts w:hint="eastAsia"/>
        </w:rPr>
        <w:t>是个</w:t>
      </w:r>
      <w:r>
        <w:rPr>
          <w:rFonts w:hint="eastAsia"/>
        </w:rPr>
        <w:t>JavaScript</w:t>
      </w:r>
      <w:r>
        <w:rPr>
          <w:rFonts w:hint="eastAsia"/>
        </w:rPr>
        <w:t>文件，这个脚本文件主要完成以下操作：</w:t>
      </w:r>
    </w:p>
    <w:p w:rsidR="004E0AFF" w:rsidRDefault="004E0AFF" w:rsidP="00273C1E">
      <w:pPr>
        <w:pStyle w:val="a9"/>
        <w:numPr>
          <w:ilvl w:val="0"/>
          <w:numId w:val="16"/>
        </w:numPr>
        <w:ind w:firstLineChars="0"/>
      </w:pPr>
      <w:r>
        <w:rPr>
          <w:rFonts w:hint="eastAsia"/>
        </w:rPr>
        <w:lastRenderedPageBreak/>
        <w:t>进行翻页</w:t>
      </w:r>
      <w:r w:rsidRPr="00750736">
        <w:rPr>
          <w:rFonts w:hint="eastAsia"/>
        </w:rPr>
        <w:t>操作</w:t>
      </w:r>
    </w:p>
    <w:p w:rsidR="004E0AFF" w:rsidRDefault="004E0AFF" w:rsidP="00273C1E">
      <w:pPr>
        <w:pStyle w:val="a9"/>
        <w:numPr>
          <w:ilvl w:val="0"/>
          <w:numId w:val="16"/>
        </w:numPr>
        <w:ind w:firstLineChars="0"/>
      </w:pPr>
      <w:r>
        <w:rPr>
          <w:rFonts w:hint="eastAsia"/>
        </w:rPr>
        <w:t>从目标页面上抓取内容</w:t>
      </w:r>
    </w:p>
    <w:p w:rsidR="004E0AFF" w:rsidRDefault="004E0AFF" w:rsidP="00273C1E">
      <w:pPr>
        <w:ind w:firstLineChars="200" w:firstLine="420"/>
      </w:pPr>
      <w:r>
        <w:rPr>
          <w:rFonts w:hint="eastAsia"/>
        </w:rPr>
        <w:t>脚本文件的编写需从以下几方面考虑：</w:t>
      </w:r>
    </w:p>
    <w:p w:rsidR="004E0AFF" w:rsidRDefault="004E0AFF" w:rsidP="00273C1E">
      <w:pPr>
        <w:pStyle w:val="a9"/>
        <w:numPr>
          <w:ilvl w:val="0"/>
          <w:numId w:val="17"/>
        </w:numPr>
        <w:ind w:firstLineChars="0"/>
      </w:pPr>
      <w:r>
        <w:rPr>
          <w:rFonts w:hint="eastAsia"/>
        </w:rPr>
        <w:t>对于有些</w:t>
      </w:r>
      <w:r>
        <w:rPr>
          <w:rFonts w:hint="eastAsia"/>
        </w:rPr>
        <w:t>AJAX</w:t>
      </w:r>
      <w:r>
        <w:rPr>
          <w:rFonts w:hint="eastAsia"/>
        </w:rPr>
        <w:t>网页，</w:t>
      </w:r>
      <w:r w:rsidRPr="008305F3">
        <w:t>网页上显示的内容是用</w:t>
      </w:r>
      <w:r>
        <w:t>AJAX</w:t>
      </w:r>
      <w:r>
        <w:rPr>
          <w:rFonts w:hint="eastAsia"/>
        </w:rPr>
        <w:t>/</w:t>
      </w:r>
      <w:r w:rsidRPr="008305F3">
        <w:t>Java</w:t>
      </w:r>
      <w:r>
        <w:rPr>
          <w:rFonts w:hint="eastAsia"/>
        </w:rPr>
        <w:t>S</w:t>
      </w:r>
      <w:r w:rsidRPr="008305F3">
        <w:t>cript</w:t>
      </w:r>
      <w:r w:rsidRPr="008305F3">
        <w:t>机制异步从服务器上加载，而且并不是在加载</w:t>
      </w:r>
      <w:r w:rsidRPr="008305F3">
        <w:t>HTML</w:t>
      </w:r>
      <w:r w:rsidRPr="008305F3">
        <w:t>网页的同时或者之后就开始</w:t>
      </w:r>
      <w:r w:rsidRPr="008305F3">
        <w:t>AJAX</w:t>
      </w:r>
      <w:r w:rsidRPr="008305F3">
        <w:t>数据的加载，而是用户滚动浏览器屏幕内容时，滚屏到哪才加载并显示到哪。</w:t>
      </w:r>
      <w:r>
        <w:rPr>
          <w:rFonts w:hint="eastAsia"/>
        </w:rPr>
        <w:t>此种情况需要滚屏加载，滚屏会降低</w:t>
      </w:r>
      <w:r>
        <w:t>抓取网页的速度</w:t>
      </w:r>
      <w:r>
        <w:rPr>
          <w:rFonts w:hint="eastAsia"/>
        </w:rPr>
        <w:t>。</w:t>
      </w:r>
    </w:p>
    <w:p w:rsidR="004E0AFF" w:rsidRDefault="004E0AFF" w:rsidP="00273C1E">
      <w:pPr>
        <w:pStyle w:val="a9"/>
        <w:numPr>
          <w:ilvl w:val="0"/>
          <w:numId w:val="17"/>
        </w:numPr>
        <w:ind w:firstLineChars="0"/>
      </w:pPr>
      <w:r>
        <w:t>增加时延</w:t>
      </w:r>
      <w:r>
        <w:rPr>
          <w:rFonts w:hint="eastAsia"/>
        </w:rPr>
        <w:t>。对于</w:t>
      </w:r>
      <w:r>
        <w:rPr>
          <w:rFonts w:hint="eastAsia"/>
        </w:rPr>
        <w:t>AJAX</w:t>
      </w:r>
      <w:r>
        <w:rPr>
          <w:rFonts w:hint="eastAsia"/>
        </w:rPr>
        <w:t>网页，浏览器不能检测到</w:t>
      </w:r>
      <w:r>
        <w:rPr>
          <w:rFonts w:hint="eastAsia"/>
        </w:rPr>
        <w:t>AJAX</w:t>
      </w:r>
      <w:r>
        <w:rPr>
          <w:rFonts w:hint="eastAsia"/>
        </w:rPr>
        <w:t>数据是否加载完成，</w:t>
      </w:r>
      <w:r>
        <w:t>为了等待异步加载的</w:t>
      </w:r>
      <w:r>
        <w:t>AJAX</w:t>
      </w:r>
      <w:r>
        <w:t>数据完整加载好，需要设置时延</w:t>
      </w:r>
      <w:r>
        <w:rPr>
          <w:rFonts w:hint="eastAsia"/>
        </w:rPr>
        <w:t>，</w:t>
      </w:r>
      <w:r>
        <w:t>时延</w:t>
      </w:r>
      <w:r>
        <w:rPr>
          <w:rFonts w:hint="eastAsia"/>
        </w:rPr>
        <w:t>会降低</w:t>
      </w:r>
      <w:r>
        <w:t>抓取网页的速度</w:t>
      </w:r>
      <w:r>
        <w:rPr>
          <w:rFonts w:hint="eastAsia"/>
        </w:rPr>
        <w:t>。</w:t>
      </w:r>
    </w:p>
    <w:p w:rsidR="004E0AFF" w:rsidRDefault="004E0AFF" w:rsidP="00273C1E">
      <w:pPr>
        <w:pStyle w:val="a9"/>
        <w:numPr>
          <w:ilvl w:val="0"/>
          <w:numId w:val="17"/>
        </w:numPr>
        <w:ind w:firstLineChars="0"/>
      </w:pPr>
      <w:r>
        <w:rPr>
          <w:rFonts w:hint="eastAsia"/>
        </w:rPr>
        <w:t>下载网页内容。</w:t>
      </w:r>
    </w:p>
    <w:p w:rsidR="004E0AFF" w:rsidRDefault="004E0AFF" w:rsidP="00273C1E">
      <w:pPr>
        <w:pStyle w:val="a9"/>
        <w:numPr>
          <w:ilvl w:val="0"/>
          <w:numId w:val="17"/>
        </w:numPr>
        <w:ind w:firstLineChars="0"/>
      </w:pPr>
      <w:r>
        <w:rPr>
          <w:rFonts w:hint="eastAsia"/>
        </w:rPr>
        <w:t>查找翻页链接，模拟鼠标点击操作。在搜索翻页链接时，需要针对有无翻页接口和有无下一页进行检测，当二者中有一个不存在时，表示该页面没有分页或已到尾页，此时结束翻页，继续爬行下一个地址。</w:t>
      </w:r>
    </w:p>
    <w:p w:rsidR="004E0AFF" w:rsidRDefault="004E0AFF" w:rsidP="00273C1E">
      <w:pPr>
        <w:ind w:firstLineChars="200" w:firstLine="420"/>
      </w:pPr>
      <w:r>
        <w:rPr>
          <w:rFonts w:hint="eastAsia"/>
        </w:rPr>
        <w:t>对于</w:t>
      </w:r>
      <w:r>
        <w:rPr>
          <w:rFonts w:hint="eastAsia"/>
        </w:rPr>
        <w:t>AJAX</w:t>
      </w:r>
      <w:r>
        <w:rPr>
          <w:rFonts w:hint="eastAsia"/>
        </w:rPr>
        <w:t>网页，翻页脚本应按照</w:t>
      </w:r>
      <w:r>
        <w:rPr>
          <w:rFonts w:hint="eastAsia"/>
        </w:rPr>
        <w:t>1-4</w:t>
      </w:r>
      <w:r>
        <w:rPr>
          <w:rFonts w:hint="eastAsia"/>
        </w:rPr>
        <w:t>步顺序编写，然后循环执行</w:t>
      </w:r>
      <w:r>
        <w:rPr>
          <w:rFonts w:hint="eastAsia"/>
        </w:rPr>
        <w:t>2-4</w:t>
      </w:r>
      <w:r>
        <w:rPr>
          <w:rFonts w:hint="eastAsia"/>
        </w:rPr>
        <w:t>步，直到翻页结束，转向下一个地址。其中第</w:t>
      </w:r>
      <w:r>
        <w:rPr>
          <w:rFonts w:hint="eastAsia"/>
        </w:rPr>
        <w:t>1</w:t>
      </w:r>
      <w:r>
        <w:rPr>
          <w:rFonts w:hint="eastAsia"/>
        </w:rPr>
        <w:t>步按照网页实际情况选择是否需要。</w:t>
      </w:r>
    </w:p>
    <w:p w:rsidR="004E0AFF" w:rsidRDefault="004E0AFF" w:rsidP="00273C1E">
      <w:pPr>
        <w:ind w:firstLineChars="200" w:firstLine="420"/>
      </w:pPr>
      <w:r>
        <w:rPr>
          <w:rFonts w:hint="eastAsia"/>
        </w:rPr>
        <w:t>对于非</w:t>
      </w:r>
      <w:r>
        <w:rPr>
          <w:rFonts w:hint="eastAsia"/>
        </w:rPr>
        <w:t>AJAX</w:t>
      </w:r>
      <w:r>
        <w:rPr>
          <w:rFonts w:hint="eastAsia"/>
        </w:rPr>
        <w:t>网页，翻页脚本应按照</w:t>
      </w:r>
      <w:r>
        <w:rPr>
          <w:rFonts w:hint="eastAsia"/>
        </w:rPr>
        <w:t>3</w:t>
      </w:r>
      <w:r>
        <w:rPr>
          <w:rFonts w:hint="eastAsia"/>
        </w:rPr>
        <w:t>，</w:t>
      </w:r>
      <w:r>
        <w:rPr>
          <w:rFonts w:hint="eastAsia"/>
        </w:rPr>
        <w:t>4</w:t>
      </w:r>
      <w:r>
        <w:rPr>
          <w:rFonts w:hint="eastAsia"/>
        </w:rPr>
        <w:t>步顺序编写，然后循环执行</w:t>
      </w:r>
      <w:r>
        <w:rPr>
          <w:rFonts w:hint="eastAsia"/>
        </w:rPr>
        <w:t>3</w:t>
      </w:r>
      <w:r>
        <w:rPr>
          <w:rFonts w:hint="eastAsia"/>
        </w:rPr>
        <w:t>，</w:t>
      </w:r>
      <w:r>
        <w:rPr>
          <w:rFonts w:hint="eastAsia"/>
        </w:rPr>
        <w:t>4</w:t>
      </w:r>
      <w:r>
        <w:rPr>
          <w:rFonts w:hint="eastAsia"/>
        </w:rPr>
        <w:t>步，直到翻页结束，转向下一个地址。</w:t>
      </w:r>
    </w:p>
    <w:p w:rsidR="004E0AFF" w:rsidRDefault="004E0AFF" w:rsidP="00273C1E">
      <w:pPr>
        <w:ind w:firstLineChars="200" w:firstLine="420"/>
      </w:pPr>
      <w:r>
        <w:rPr>
          <w:rFonts w:hint="eastAsia"/>
        </w:rPr>
        <w:t>此外，有些网站点击翻页链接后只有分页内容局部刷新，有些则整个页面全部刷新，翻页脚本对于这两种情况的处理略有不同。</w:t>
      </w:r>
    </w:p>
    <w:p w:rsidR="004E0AFF" w:rsidRDefault="004E0AFF" w:rsidP="00273C1E">
      <w:pPr>
        <w:ind w:firstLineChars="200" w:firstLine="420"/>
      </w:pPr>
      <w:r>
        <w:rPr>
          <w:rFonts w:hint="eastAsia"/>
        </w:rPr>
        <w:t>例</w:t>
      </w:r>
      <w:r>
        <w:rPr>
          <w:rFonts w:hint="eastAsia"/>
        </w:rPr>
        <w:t>1</w:t>
      </w:r>
      <w:r>
        <w:rPr>
          <w:rFonts w:hint="eastAsia"/>
        </w:rPr>
        <w:t>中的新浪微博网站使用了</w:t>
      </w:r>
      <w:r>
        <w:rPr>
          <w:rFonts w:hint="eastAsia"/>
        </w:rPr>
        <w:t>AJAX</w:t>
      </w:r>
      <w:r>
        <w:rPr>
          <w:rFonts w:hint="eastAsia"/>
        </w:rPr>
        <w:t>技术，翻页后内容局部刷新。</w:t>
      </w:r>
    </w:p>
    <w:p w:rsidR="004E0AFF" w:rsidRPr="00DA56C5" w:rsidRDefault="004E0AFF" w:rsidP="00273C1E">
      <w:pPr>
        <w:ind w:firstLineChars="200" w:firstLine="420"/>
      </w:pPr>
      <w:r>
        <w:rPr>
          <w:rFonts w:hint="eastAsia"/>
        </w:rPr>
        <w:t>例</w:t>
      </w:r>
      <w:r>
        <w:rPr>
          <w:rFonts w:hint="eastAsia"/>
        </w:rPr>
        <w:t>2</w:t>
      </w:r>
      <w:r>
        <w:rPr>
          <w:rFonts w:hint="eastAsia"/>
        </w:rPr>
        <w:t>中的天涯论坛没有使用</w:t>
      </w:r>
      <w:r>
        <w:rPr>
          <w:rFonts w:hint="eastAsia"/>
        </w:rPr>
        <w:t>AJAX</w:t>
      </w:r>
      <w:r>
        <w:rPr>
          <w:rFonts w:hint="eastAsia"/>
        </w:rPr>
        <w:t>技术，翻页后页面全部刷新。</w:t>
      </w:r>
    </w:p>
    <w:p w:rsidR="004E0AFF" w:rsidRDefault="004E0AFF" w:rsidP="00273C1E">
      <w:r>
        <w:rPr>
          <w:rFonts w:hint="eastAsia"/>
        </w:rPr>
        <w:t>例</w:t>
      </w:r>
      <w:r>
        <w:rPr>
          <w:rFonts w:hint="eastAsia"/>
        </w:rPr>
        <w:t>1</w:t>
      </w:r>
      <w:r>
        <w:rPr>
          <w:rFonts w:hint="eastAsia"/>
        </w:rPr>
        <w:t>：新浪微博的翻页规则文件</w:t>
      </w:r>
    </w:p>
    <w:p w:rsidR="004E0AFF" w:rsidRDefault="00A95533" w:rsidP="00273C1E">
      <w:pPr>
        <w:pStyle w:val="a9"/>
        <w:ind w:left="840" w:firstLineChars="0" w:firstLine="0"/>
      </w:pPr>
      <w:r>
        <w:pict>
          <v:shapetype id="_x0000_t202" coordsize="21600,21600" o:spt="202" path="m,l,21600r21600,l21600,xe">
            <v:stroke joinstyle="miter"/>
            <v:path gradientshapeok="t" o:connecttype="rect"/>
          </v:shapetype>
          <v:shape id="_x0000_s1027" type="#_x0000_t202" style="width:366pt;height:676.75pt;mso-left-percent:-10001;mso-top-percent:-10001;mso-position-horizontal:absolute;mso-position-horizontal-relative:char;mso-position-vertical:absolute;mso-position-vertical-relative:line;mso-left-percent:-10001;mso-top-percent:-10001;mso-width-relative:margin;mso-height-relative:margin">
            <v:textbox style="mso-next-textbox:#_x0000_s1027">
              <w:txbxContent>
                <w:p w:rsidR="00A95533" w:rsidRPr="00D07A2D" w:rsidRDefault="00A95533" w:rsidP="00273C1E">
                  <w:pPr>
                    <w:autoSpaceDE w:val="0"/>
                    <w:autoSpaceDN w:val="0"/>
                    <w:adjustRightInd w:val="0"/>
                    <w:spacing w:line="240" w:lineRule="auto"/>
                    <w:jc w:val="left"/>
                    <w:rPr>
                      <w:rFonts w:ascii="Courier New" w:hAnsi="Courier New" w:cs="Courier New"/>
                      <w:kern w:val="0"/>
                      <w:sz w:val="18"/>
                      <w:szCs w:val="18"/>
                    </w:rPr>
                  </w:pPr>
                  <w:r w:rsidRPr="00D07A2D">
                    <w:rPr>
                      <w:rFonts w:ascii="Courier New" w:hAnsi="Courier New" w:cs="Courier New"/>
                      <w:b/>
                      <w:bCs/>
                      <w:color w:val="7F0055"/>
                      <w:kern w:val="0"/>
                      <w:sz w:val="18"/>
                      <w:szCs w:val="18"/>
                    </w:rPr>
                    <w:t>function</w:t>
                  </w:r>
                  <w:r w:rsidRPr="00D07A2D">
                    <w:rPr>
                      <w:rFonts w:ascii="Courier New" w:hAnsi="Courier New" w:cs="Courier New"/>
                      <w:color w:val="000000"/>
                      <w:kern w:val="0"/>
                      <w:sz w:val="18"/>
                      <w:szCs w:val="18"/>
                    </w:rPr>
                    <w:t xml:space="preserve"> location()</w:t>
                  </w:r>
                </w:p>
                <w:p w:rsidR="00A95533" w:rsidRPr="00D07A2D" w:rsidRDefault="00A95533" w:rsidP="00273C1E">
                  <w:pPr>
                    <w:autoSpaceDE w:val="0"/>
                    <w:autoSpaceDN w:val="0"/>
                    <w:adjustRightInd w:val="0"/>
                    <w:spacing w:line="240" w:lineRule="auto"/>
                    <w:jc w:val="left"/>
                    <w:rPr>
                      <w:rFonts w:ascii="Courier New" w:hAnsi="Courier New" w:cs="Courier New"/>
                      <w:kern w:val="0"/>
                      <w:sz w:val="18"/>
                      <w:szCs w:val="18"/>
                    </w:rPr>
                  </w:pPr>
                  <w:r w:rsidRPr="00D07A2D">
                    <w:rPr>
                      <w:rFonts w:ascii="Courier New" w:hAnsi="Courier New" w:cs="Courier New"/>
                      <w:color w:val="000000"/>
                      <w:kern w:val="0"/>
                      <w:sz w:val="18"/>
                      <w:szCs w:val="18"/>
                    </w:rPr>
                    <w:t>{</w:t>
                  </w:r>
                </w:p>
                <w:p w:rsidR="00A95533" w:rsidRPr="00D07A2D" w:rsidRDefault="00A95533" w:rsidP="00273C1E">
                  <w:pPr>
                    <w:autoSpaceDE w:val="0"/>
                    <w:autoSpaceDN w:val="0"/>
                    <w:adjustRightInd w:val="0"/>
                    <w:spacing w:line="240" w:lineRule="auto"/>
                    <w:jc w:val="left"/>
                    <w:rPr>
                      <w:rFonts w:ascii="Courier New" w:hAnsi="Courier New" w:cs="Courier New"/>
                      <w:kern w:val="0"/>
                      <w:sz w:val="18"/>
                      <w:szCs w:val="18"/>
                    </w:rPr>
                  </w:pPr>
                  <w:r w:rsidRPr="00D07A2D">
                    <w:rPr>
                      <w:rFonts w:ascii="Courier New" w:hAnsi="Courier New" w:cs="Courier New"/>
                      <w:color w:val="000000"/>
                      <w:kern w:val="0"/>
                      <w:sz w:val="18"/>
                      <w:szCs w:val="18"/>
                    </w:rPr>
                    <w:tab/>
                  </w:r>
                  <w:r w:rsidRPr="00D07A2D">
                    <w:rPr>
                      <w:rFonts w:ascii="Courier New" w:hAnsi="Courier New" w:cs="Courier New"/>
                      <w:color w:val="000000"/>
                      <w:kern w:val="0"/>
                      <w:sz w:val="18"/>
                      <w:szCs w:val="18"/>
                    </w:rPr>
                    <w:tab/>
                    <w:t>scroll(0, 100000);</w:t>
                  </w:r>
                  <w:r w:rsidRPr="007F621D">
                    <w:rPr>
                      <w:rFonts w:ascii="Courier New" w:hAnsi="Courier New" w:cs="Courier New" w:hint="eastAsia"/>
                      <w:color w:val="3F7F5F"/>
                      <w:kern w:val="0"/>
                      <w:sz w:val="18"/>
                      <w:szCs w:val="18"/>
                    </w:rPr>
                    <w:t>//</w:t>
                  </w:r>
                  <w:r w:rsidRPr="007F621D">
                    <w:rPr>
                      <w:rFonts w:ascii="Courier New" w:hAnsi="Courier New" w:cs="Courier New" w:hint="eastAsia"/>
                      <w:color w:val="3F7F5F"/>
                      <w:kern w:val="0"/>
                      <w:sz w:val="18"/>
                      <w:szCs w:val="18"/>
                    </w:rPr>
                    <w:t>滚屏加载</w:t>
                  </w:r>
                </w:p>
                <w:p w:rsidR="00A95533" w:rsidRPr="00D07A2D" w:rsidRDefault="00A95533" w:rsidP="00273C1E">
                  <w:pPr>
                    <w:autoSpaceDE w:val="0"/>
                    <w:autoSpaceDN w:val="0"/>
                    <w:adjustRightInd w:val="0"/>
                    <w:spacing w:line="240" w:lineRule="auto"/>
                    <w:jc w:val="left"/>
                    <w:rPr>
                      <w:rFonts w:ascii="Courier New" w:hAnsi="Courier New" w:cs="Courier New"/>
                      <w:kern w:val="0"/>
                      <w:sz w:val="18"/>
                      <w:szCs w:val="18"/>
                    </w:rPr>
                  </w:pPr>
                  <w:r w:rsidRPr="00D07A2D">
                    <w:rPr>
                      <w:rFonts w:ascii="Courier New" w:hAnsi="Courier New" w:cs="Courier New"/>
                      <w:color w:val="000000"/>
                      <w:kern w:val="0"/>
                      <w:sz w:val="18"/>
                      <w:szCs w:val="18"/>
                    </w:rPr>
                    <w:tab/>
                  </w:r>
                  <w:r w:rsidRPr="00D07A2D">
                    <w:rPr>
                      <w:rFonts w:ascii="Courier New" w:hAnsi="Courier New" w:cs="Courier New"/>
                      <w:color w:val="000000"/>
                      <w:kern w:val="0"/>
                      <w:sz w:val="18"/>
                      <w:szCs w:val="18"/>
                    </w:rPr>
                    <w:tab/>
                    <w:t>setTimeout(</w:t>
                  </w:r>
                  <w:r w:rsidRPr="00D07A2D">
                    <w:rPr>
                      <w:rFonts w:ascii="Courier New" w:hAnsi="Courier New" w:cs="Courier New"/>
                      <w:color w:val="2A00FF"/>
                      <w:kern w:val="0"/>
                      <w:sz w:val="18"/>
                      <w:szCs w:val="18"/>
                    </w:rPr>
                    <w:t>"init()"</w:t>
                  </w:r>
                  <w:r w:rsidRPr="00D07A2D">
                    <w:rPr>
                      <w:rFonts w:ascii="Courier New" w:hAnsi="Courier New" w:cs="Courier New"/>
                      <w:color w:val="000000"/>
                      <w:kern w:val="0"/>
                      <w:sz w:val="18"/>
                      <w:szCs w:val="18"/>
                    </w:rPr>
                    <w:t>,2000);</w:t>
                  </w:r>
                  <w:r w:rsidRPr="007F621D">
                    <w:rPr>
                      <w:rFonts w:ascii="Courier New" w:hAnsi="Courier New" w:cs="Courier New" w:hint="eastAsia"/>
                      <w:color w:val="3F7F5F"/>
                      <w:kern w:val="0"/>
                      <w:sz w:val="18"/>
                      <w:szCs w:val="18"/>
                    </w:rPr>
                    <w:t>//</w:t>
                  </w:r>
                  <w:r w:rsidRPr="007F621D">
                    <w:rPr>
                      <w:rFonts w:ascii="Courier New" w:hAnsi="Courier New" w:cs="Courier New" w:hint="eastAsia"/>
                      <w:color w:val="3F7F5F"/>
                      <w:kern w:val="0"/>
                      <w:sz w:val="18"/>
                      <w:szCs w:val="18"/>
                    </w:rPr>
                    <w:t>增加时延</w:t>
                  </w:r>
                </w:p>
                <w:p w:rsidR="00A95533" w:rsidRPr="00D07A2D" w:rsidRDefault="00A95533" w:rsidP="00273C1E">
                  <w:pPr>
                    <w:autoSpaceDE w:val="0"/>
                    <w:autoSpaceDN w:val="0"/>
                    <w:adjustRightInd w:val="0"/>
                    <w:spacing w:line="240" w:lineRule="auto"/>
                    <w:jc w:val="left"/>
                    <w:rPr>
                      <w:rFonts w:ascii="Courier New" w:hAnsi="Courier New" w:cs="Courier New"/>
                      <w:kern w:val="0"/>
                      <w:sz w:val="18"/>
                      <w:szCs w:val="18"/>
                    </w:rPr>
                  </w:pPr>
                  <w:r w:rsidRPr="00D07A2D">
                    <w:rPr>
                      <w:rFonts w:ascii="Courier New" w:hAnsi="Courier New" w:cs="Courier New"/>
                      <w:color w:val="000000"/>
                      <w:kern w:val="0"/>
                      <w:sz w:val="18"/>
                      <w:szCs w:val="18"/>
                    </w:rPr>
                    <w:t>}</w:t>
                  </w:r>
                </w:p>
                <w:p w:rsidR="00A95533" w:rsidRPr="00D07A2D" w:rsidRDefault="00A95533" w:rsidP="00273C1E">
                  <w:pPr>
                    <w:autoSpaceDE w:val="0"/>
                    <w:autoSpaceDN w:val="0"/>
                    <w:adjustRightInd w:val="0"/>
                    <w:spacing w:line="240" w:lineRule="auto"/>
                    <w:jc w:val="left"/>
                    <w:rPr>
                      <w:rFonts w:ascii="Courier New" w:hAnsi="Courier New" w:cs="Courier New"/>
                      <w:kern w:val="0"/>
                      <w:sz w:val="18"/>
                      <w:szCs w:val="18"/>
                    </w:rPr>
                  </w:pPr>
                  <w:r w:rsidRPr="00D07A2D">
                    <w:rPr>
                      <w:rFonts w:ascii="Courier New" w:hAnsi="Courier New" w:cs="Courier New"/>
                      <w:b/>
                      <w:bCs/>
                      <w:color w:val="7F0055"/>
                      <w:kern w:val="0"/>
                      <w:sz w:val="18"/>
                      <w:szCs w:val="18"/>
                    </w:rPr>
                    <w:t>function</w:t>
                  </w:r>
                  <w:r w:rsidRPr="00D07A2D">
                    <w:rPr>
                      <w:rFonts w:ascii="Courier New" w:hAnsi="Courier New" w:cs="Courier New"/>
                      <w:color w:val="000000"/>
                      <w:kern w:val="0"/>
                      <w:sz w:val="18"/>
                      <w:szCs w:val="18"/>
                    </w:rPr>
                    <w:t>init() {</w:t>
                  </w:r>
                </w:p>
                <w:p w:rsidR="00A95533" w:rsidRPr="00D07A2D" w:rsidRDefault="00A95533" w:rsidP="00273C1E">
                  <w:pPr>
                    <w:autoSpaceDE w:val="0"/>
                    <w:autoSpaceDN w:val="0"/>
                    <w:adjustRightInd w:val="0"/>
                    <w:spacing w:line="240" w:lineRule="auto"/>
                    <w:jc w:val="left"/>
                    <w:rPr>
                      <w:rFonts w:ascii="Courier New" w:hAnsi="Courier New" w:cs="Courier New"/>
                      <w:kern w:val="0"/>
                      <w:sz w:val="18"/>
                      <w:szCs w:val="18"/>
                    </w:rPr>
                  </w:pPr>
                  <w:r w:rsidRPr="00D07A2D">
                    <w:rPr>
                      <w:rFonts w:ascii="Courier New" w:hAnsi="Courier New" w:cs="Courier New"/>
                      <w:color w:val="000000"/>
                      <w:kern w:val="0"/>
                      <w:sz w:val="18"/>
                      <w:szCs w:val="18"/>
                    </w:rPr>
                    <w:tab/>
                  </w:r>
                  <w:r w:rsidRPr="00D07A2D">
                    <w:rPr>
                      <w:rFonts w:ascii="Courier New" w:hAnsi="Courier New" w:cs="Courier New"/>
                      <w:b/>
                      <w:bCs/>
                      <w:color w:val="7F0055"/>
                      <w:kern w:val="0"/>
                      <w:sz w:val="18"/>
                      <w:szCs w:val="18"/>
                    </w:rPr>
                    <w:t>var</w:t>
                  </w:r>
                  <w:r w:rsidRPr="00D07A2D">
                    <w:rPr>
                      <w:rFonts w:ascii="Courier New" w:hAnsi="Courier New" w:cs="Courier New"/>
                      <w:color w:val="000000"/>
                      <w:kern w:val="0"/>
                      <w:sz w:val="18"/>
                      <w:szCs w:val="18"/>
                    </w:rPr>
                    <w:t>hasnextpage=0;</w:t>
                  </w:r>
                  <w:r w:rsidRPr="007F621D">
                    <w:rPr>
                      <w:rFonts w:ascii="Courier New" w:hAnsi="Courier New" w:cs="Courier New" w:hint="eastAsia"/>
                      <w:color w:val="3F7F5F"/>
                      <w:kern w:val="0"/>
                      <w:sz w:val="18"/>
                      <w:szCs w:val="18"/>
                    </w:rPr>
                    <w:t>//</w:t>
                  </w:r>
                  <w:r w:rsidRPr="007F621D">
                    <w:rPr>
                      <w:rFonts w:ascii="Courier New" w:hAnsi="Courier New" w:cs="Courier New" w:hint="eastAsia"/>
                      <w:color w:val="3F7F5F"/>
                      <w:kern w:val="0"/>
                      <w:sz w:val="18"/>
                      <w:szCs w:val="18"/>
                    </w:rPr>
                    <w:t>有无下一页标志</w:t>
                  </w:r>
                </w:p>
                <w:p w:rsidR="00A95533" w:rsidRPr="00D07A2D" w:rsidRDefault="00A95533" w:rsidP="00273C1E">
                  <w:pPr>
                    <w:autoSpaceDE w:val="0"/>
                    <w:autoSpaceDN w:val="0"/>
                    <w:adjustRightInd w:val="0"/>
                    <w:spacing w:line="240" w:lineRule="auto"/>
                    <w:jc w:val="left"/>
                    <w:rPr>
                      <w:rFonts w:ascii="Courier New" w:hAnsi="Courier New" w:cs="Courier New"/>
                      <w:kern w:val="0"/>
                      <w:sz w:val="18"/>
                      <w:szCs w:val="18"/>
                    </w:rPr>
                  </w:pPr>
                  <w:r w:rsidRPr="00D07A2D">
                    <w:rPr>
                      <w:rFonts w:ascii="Courier New" w:hAnsi="Courier New" w:cs="Courier New"/>
                      <w:color w:val="000000"/>
                      <w:kern w:val="0"/>
                      <w:sz w:val="18"/>
                      <w:szCs w:val="18"/>
                    </w:rPr>
                    <w:tab/>
                  </w:r>
                  <w:r w:rsidRPr="00D07A2D">
                    <w:rPr>
                      <w:rFonts w:ascii="Courier New" w:hAnsi="Courier New" w:cs="Courier New"/>
                      <w:b/>
                      <w:bCs/>
                      <w:color w:val="7F0055"/>
                      <w:kern w:val="0"/>
                      <w:sz w:val="18"/>
                      <w:szCs w:val="18"/>
                    </w:rPr>
                    <w:t>var</w:t>
                  </w:r>
                  <w:r w:rsidRPr="00D07A2D">
                    <w:rPr>
                      <w:rFonts w:ascii="Courier New" w:hAnsi="Courier New" w:cs="Courier New"/>
                      <w:color w:val="000000"/>
                      <w:kern w:val="0"/>
                      <w:sz w:val="18"/>
                      <w:szCs w:val="18"/>
                    </w:rPr>
                    <w:t>haspagebar=0;</w:t>
                  </w:r>
                  <w:r w:rsidRPr="007F621D">
                    <w:rPr>
                      <w:rFonts w:ascii="Courier New" w:hAnsi="Courier New" w:cs="Courier New" w:hint="eastAsia"/>
                      <w:color w:val="3F7F5F"/>
                      <w:kern w:val="0"/>
                      <w:sz w:val="18"/>
                      <w:szCs w:val="18"/>
                    </w:rPr>
                    <w:t>//</w:t>
                  </w:r>
                  <w:r w:rsidRPr="007F621D">
                    <w:rPr>
                      <w:rFonts w:ascii="Courier New" w:hAnsi="Courier New" w:cs="Courier New" w:hint="eastAsia"/>
                      <w:color w:val="3F7F5F"/>
                      <w:kern w:val="0"/>
                      <w:sz w:val="18"/>
                      <w:szCs w:val="18"/>
                    </w:rPr>
                    <w:t>有无翻页接口标志</w:t>
                  </w:r>
                </w:p>
                <w:p w:rsidR="00A95533" w:rsidRDefault="00A95533" w:rsidP="00273C1E">
                  <w:pPr>
                    <w:autoSpaceDE w:val="0"/>
                    <w:autoSpaceDN w:val="0"/>
                    <w:adjustRightInd w:val="0"/>
                    <w:spacing w:line="240" w:lineRule="auto"/>
                    <w:jc w:val="left"/>
                    <w:rPr>
                      <w:rFonts w:ascii="Courier New" w:hAnsi="Courier New" w:cs="Courier New"/>
                      <w:color w:val="000000"/>
                      <w:kern w:val="0"/>
                      <w:sz w:val="18"/>
                      <w:szCs w:val="18"/>
                    </w:rPr>
                  </w:pPr>
                  <w:r w:rsidRPr="00D07A2D">
                    <w:rPr>
                      <w:rFonts w:ascii="Courier New" w:hAnsi="Courier New" w:cs="Courier New"/>
                      <w:color w:val="000000"/>
                      <w:kern w:val="0"/>
                      <w:sz w:val="18"/>
                      <w:szCs w:val="18"/>
                    </w:rPr>
                    <w:tab/>
                    <w:t>ww.emitClickSignal();</w:t>
                  </w:r>
                  <w:r w:rsidRPr="007F621D">
                    <w:rPr>
                      <w:rFonts w:ascii="Courier New" w:hAnsi="Courier New" w:cs="Courier New" w:hint="eastAsia"/>
                      <w:color w:val="3F7F5F"/>
                      <w:kern w:val="0"/>
                      <w:sz w:val="18"/>
                      <w:szCs w:val="18"/>
                    </w:rPr>
                    <w:t>//</w:t>
                  </w:r>
                  <w:r w:rsidRPr="007F621D">
                    <w:rPr>
                      <w:rFonts w:ascii="Courier New" w:hAnsi="Courier New" w:cs="Courier New" w:hint="eastAsia"/>
                      <w:color w:val="3F7F5F"/>
                      <w:kern w:val="0"/>
                      <w:sz w:val="18"/>
                      <w:szCs w:val="18"/>
                    </w:rPr>
                    <w:t>下载网页内容</w:t>
                  </w:r>
                </w:p>
                <w:p w:rsidR="00A95533" w:rsidRPr="00D07A2D" w:rsidRDefault="00A95533" w:rsidP="00273C1E">
                  <w:pPr>
                    <w:autoSpaceDE w:val="0"/>
                    <w:autoSpaceDN w:val="0"/>
                    <w:adjustRightInd w:val="0"/>
                    <w:spacing w:line="240" w:lineRule="auto"/>
                    <w:jc w:val="left"/>
                    <w:rPr>
                      <w:rFonts w:ascii="Courier New" w:hAnsi="Courier New" w:cs="Courier New"/>
                      <w:kern w:val="0"/>
                      <w:sz w:val="18"/>
                      <w:szCs w:val="18"/>
                    </w:rPr>
                  </w:pPr>
                  <w:r>
                    <w:rPr>
                      <w:rFonts w:ascii="Courier New" w:hAnsi="Courier New" w:cs="Courier New" w:hint="eastAsia"/>
                      <w:color w:val="000000"/>
                      <w:kern w:val="0"/>
                      <w:sz w:val="18"/>
                      <w:szCs w:val="18"/>
                    </w:rPr>
                    <w:tab/>
                  </w:r>
                  <w:r w:rsidRPr="007F621D">
                    <w:rPr>
                      <w:rFonts w:ascii="Courier New" w:hAnsi="Courier New" w:cs="Courier New" w:hint="eastAsia"/>
                      <w:color w:val="3F7F5F"/>
                      <w:kern w:val="0"/>
                      <w:sz w:val="18"/>
                      <w:szCs w:val="18"/>
                    </w:rPr>
                    <w:t>/*</w:t>
                  </w:r>
                  <w:r w:rsidRPr="007F621D">
                    <w:rPr>
                      <w:rFonts w:ascii="Courier New" w:hAnsi="Courier New" w:cs="Courier New" w:hint="eastAsia"/>
                      <w:color w:val="3F7F5F"/>
                      <w:kern w:val="0"/>
                      <w:sz w:val="18"/>
                      <w:szCs w:val="18"/>
                    </w:rPr>
                    <w:t>搜索翻页链接</w:t>
                  </w:r>
                  <w:r w:rsidRPr="007F621D">
                    <w:rPr>
                      <w:rFonts w:ascii="Courier New" w:hAnsi="Courier New" w:cs="Courier New" w:hint="eastAsia"/>
                      <w:color w:val="3F7F5F"/>
                      <w:kern w:val="0"/>
                      <w:sz w:val="18"/>
                      <w:szCs w:val="18"/>
                    </w:rPr>
                    <w:t>*/</w:t>
                  </w:r>
                </w:p>
                <w:p w:rsidR="00A95533" w:rsidRPr="00D07A2D" w:rsidRDefault="00A95533" w:rsidP="00273C1E">
                  <w:pPr>
                    <w:autoSpaceDE w:val="0"/>
                    <w:autoSpaceDN w:val="0"/>
                    <w:adjustRightInd w:val="0"/>
                    <w:spacing w:line="240" w:lineRule="auto"/>
                    <w:jc w:val="left"/>
                    <w:rPr>
                      <w:rFonts w:ascii="Courier New" w:hAnsi="Courier New" w:cs="Courier New"/>
                      <w:kern w:val="0"/>
                      <w:sz w:val="18"/>
                      <w:szCs w:val="18"/>
                    </w:rPr>
                  </w:pPr>
                  <w:r w:rsidRPr="00D07A2D">
                    <w:rPr>
                      <w:rFonts w:ascii="Courier New" w:hAnsi="Courier New" w:cs="Courier New"/>
                      <w:color w:val="000000"/>
                      <w:kern w:val="0"/>
                      <w:sz w:val="18"/>
                      <w:szCs w:val="18"/>
                    </w:rPr>
                    <w:tab/>
                  </w:r>
                  <w:r w:rsidRPr="00D07A2D">
                    <w:rPr>
                      <w:rFonts w:ascii="Courier New" w:hAnsi="Courier New" w:cs="Courier New"/>
                      <w:b/>
                      <w:bCs/>
                      <w:color w:val="7F0055"/>
                      <w:kern w:val="0"/>
                      <w:sz w:val="18"/>
                      <w:szCs w:val="18"/>
                    </w:rPr>
                    <w:t>var</w:t>
                  </w:r>
                  <w:r w:rsidRPr="00D07A2D">
                    <w:rPr>
                      <w:rFonts w:ascii="Courier New" w:hAnsi="Courier New" w:cs="Courier New"/>
                      <w:color w:val="000000"/>
                      <w:kern w:val="0"/>
                      <w:sz w:val="18"/>
                      <w:szCs w:val="18"/>
                    </w:rPr>
                    <w:t>div_set=document.getElementsByTagName(</w:t>
                  </w:r>
                  <w:r w:rsidRPr="00D07A2D">
                    <w:rPr>
                      <w:rFonts w:ascii="Courier New" w:hAnsi="Courier New" w:cs="Courier New"/>
                      <w:color w:val="2A00FF"/>
                      <w:kern w:val="0"/>
                      <w:sz w:val="18"/>
                      <w:szCs w:val="18"/>
                    </w:rPr>
                    <w:t>"div"</w:t>
                  </w:r>
                  <w:r w:rsidRPr="00D07A2D">
                    <w:rPr>
                      <w:rFonts w:ascii="Courier New" w:hAnsi="Courier New" w:cs="Courier New"/>
                      <w:color w:val="000000"/>
                      <w:kern w:val="0"/>
                      <w:sz w:val="18"/>
                      <w:szCs w:val="18"/>
                    </w:rPr>
                    <w:t>);</w:t>
                  </w:r>
                </w:p>
                <w:p w:rsidR="00A95533" w:rsidRPr="00D07A2D" w:rsidRDefault="00A95533" w:rsidP="00273C1E">
                  <w:pPr>
                    <w:autoSpaceDE w:val="0"/>
                    <w:autoSpaceDN w:val="0"/>
                    <w:adjustRightInd w:val="0"/>
                    <w:spacing w:line="240" w:lineRule="auto"/>
                    <w:jc w:val="left"/>
                    <w:rPr>
                      <w:rFonts w:ascii="Courier New" w:hAnsi="Courier New" w:cs="Courier New"/>
                      <w:kern w:val="0"/>
                      <w:sz w:val="18"/>
                      <w:szCs w:val="18"/>
                    </w:rPr>
                  </w:pPr>
                  <w:r w:rsidRPr="00D07A2D">
                    <w:rPr>
                      <w:rFonts w:ascii="Courier New" w:hAnsi="Courier New" w:cs="Courier New"/>
                      <w:color w:val="000000"/>
                      <w:kern w:val="0"/>
                      <w:sz w:val="18"/>
                      <w:szCs w:val="18"/>
                    </w:rPr>
                    <w:tab/>
                  </w:r>
                  <w:r w:rsidRPr="00D07A2D">
                    <w:rPr>
                      <w:rFonts w:ascii="Courier New" w:hAnsi="Courier New" w:cs="Courier New"/>
                      <w:b/>
                      <w:bCs/>
                      <w:color w:val="7F0055"/>
                      <w:kern w:val="0"/>
                      <w:sz w:val="18"/>
                      <w:szCs w:val="18"/>
                      <w:highlight w:val="lightGray"/>
                    </w:rPr>
                    <w:t>for</w:t>
                  </w:r>
                  <w:r w:rsidRPr="00D07A2D">
                    <w:rPr>
                      <w:rFonts w:ascii="Courier New" w:hAnsi="Courier New" w:cs="Courier New"/>
                      <w:color w:val="000000"/>
                      <w:kern w:val="0"/>
                      <w:sz w:val="18"/>
                      <w:szCs w:val="18"/>
                    </w:rPr>
                    <w:t>(</w:t>
                  </w:r>
                  <w:r w:rsidRPr="00D07A2D">
                    <w:rPr>
                      <w:rFonts w:ascii="Courier New" w:hAnsi="Courier New" w:cs="Courier New"/>
                      <w:b/>
                      <w:bCs/>
                      <w:color w:val="7F0055"/>
                      <w:kern w:val="0"/>
                      <w:sz w:val="18"/>
                      <w:szCs w:val="18"/>
                    </w:rPr>
                    <w:t>var</w:t>
                  </w:r>
                  <w:r w:rsidRPr="00D07A2D">
                    <w:rPr>
                      <w:rFonts w:ascii="Courier New" w:hAnsi="Courier New" w:cs="Courier New"/>
                      <w:color w:val="000000"/>
                      <w:kern w:val="0"/>
                      <w:sz w:val="18"/>
                      <w:szCs w:val="18"/>
                    </w:rPr>
                    <w:t xml:space="preserve"> i=0;i&lt;div_set.length;i++)</w:t>
                  </w:r>
                </w:p>
                <w:p w:rsidR="00A95533" w:rsidRPr="00D07A2D" w:rsidRDefault="00A95533" w:rsidP="00273C1E">
                  <w:pPr>
                    <w:autoSpaceDE w:val="0"/>
                    <w:autoSpaceDN w:val="0"/>
                    <w:adjustRightInd w:val="0"/>
                    <w:spacing w:line="240" w:lineRule="auto"/>
                    <w:jc w:val="left"/>
                    <w:rPr>
                      <w:rFonts w:ascii="Courier New" w:hAnsi="Courier New" w:cs="Courier New"/>
                      <w:kern w:val="0"/>
                      <w:sz w:val="18"/>
                      <w:szCs w:val="18"/>
                    </w:rPr>
                  </w:pPr>
                  <w:r w:rsidRPr="00D07A2D">
                    <w:rPr>
                      <w:rFonts w:ascii="Courier New" w:hAnsi="Courier New" w:cs="Courier New"/>
                      <w:color w:val="000000"/>
                      <w:kern w:val="0"/>
                      <w:sz w:val="18"/>
                      <w:szCs w:val="18"/>
                    </w:rPr>
                    <w:tab/>
                    <w:t>{</w:t>
                  </w:r>
                </w:p>
                <w:p w:rsidR="00A95533" w:rsidRPr="00D07A2D" w:rsidRDefault="00A95533" w:rsidP="00273C1E">
                  <w:pPr>
                    <w:autoSpaceDE w:val="0"/>
                    <w:autoSpaceDN w:val="0"/>
                    <w:adjustRightInd w:val="0"/>
                    <w:spacing w:line="240" w:lineRule="auto"/>
                    <w:jc w:val="left"/>
                    <w:rPr>
                      <w:rFonts w:ascii="Courier New" w:hAnsi="Courier New" w:cs="Courier New"/>
                      <w:kern w:val="0"/>
                      <w:sz w:val="18"/>
                      <w:szCs w:val="18"/>
                    </w:rPr>
                  </w:pPr>
                  <w:r w:rsidRPr="00D07A2D">
                    <w:rPr>
                      <w:rFonts w:ascii="Courier New" w:hAnsi="Courier New" w:cs="Courier New"/>
                      <w:color w:val="000000"/>
                      <w:kern w:val="0"/>
                      <w:sz w:val="18"/>
                      <w:szCs w:val="18"/>
                    </w:rPr>
                    <w:tab/>
                  </w:r>
                  <w:r w:rsidRPr="00D07A2D">
                    <w:rPr>
                      <w:rFonts w:ascii="Courier New" w:hAnsi="Courier New" w:cs="Courier New"/>
                      <w:color w:val="000000"/>
                      <w:kern w:val="0"/>
                      <w:sz w:val="18"/>
                      <w:szCs w:val="18"/>
                    </w:rPr>
                    <w:tab/>
                  </w:r>
                  <w:r w:rsidRPr="00D07A2D">
                    <w:rPr>
                      <w:rFonts w:ascii="Courier New" w:hAnsi="Courier New" w:cs="Courier New"/>
                      <w:b/>
                      <w:bCs/>
                      <w:color w:val="7F0055"/>
                      <w:kern w:val="0"/>
                      <w:sz w:val="18"/>
                      <w:szCs w:val="18"/>
                    </w:rPr>
                    <w:t>if</w:t>
                  </w:r>
                  <w:r w:rsidRPr="00D07A2D">
                    <w:rPr>
                      <w:rFonts w:ascii="Courier New" w:hAnsi="Courier New" w:cs="Courier New"/>
                      <w:color w:val="000000"/>
                      <w:kern w:val="0"/>
                      <w:sz w:val="18"/>
                      <w:szCs w:val="18"/>
                    </w:rPr>
                    <w:t xml:space="preserve"> (div_set[i].className==</w:t>
                  </w:r>
                  <w:r w:rsidRPr="00D07A2D">
                    <w:rPr>
                      <w:rFonts w:ascii="Courier New" w:hAnsi="Courier New" w:cs="Courier New"/>
                      <w:color w:val="2A00FF"/>
                      <w:kern w:val="0"/>
                      <w:sz w:val="18"/>
                      <w:szCs w:val="18"/>
                    </w:rPr>
                    <w:t>"W_pagesW_pages_comment"</w:t>
                  </w:r>
                  <w:r w:rsidRPr="00D07A2D">
                    <w:rPr>
                      <w:rFonts w:ascii="Courier New" w:hAnsi="Courier New" w:cs="Courier New"/>
                      <w:color w:val="000000"/>
                      <w:kern w:val="0"/>
                      <w:sz w:val="18"/>
                      <w:szCs w:val="18"/>
                    </w:rPr>
                    <w:t>)</w:t>
                  </w:r>
                </w:p>
                <w:p w:rsidR="00A95533" w:rsidRPr="00D07A2D" w:rsidRDefault="00A95533" w:rsidP="00273C1E">
                  <w:pPr>
                    <w:autoSpaceDE w:val="0"/>
                    <w:autoSpaceDN w:val="0"/>
                    <w:adjustRightInd w:val="0"/>
                    <w:spacing w:line="240" w:lineRule="auto"/>
                    <w:jc w:val="left"/>
                    <w:rPr>
                      <w:rFonts w:ascii="Courier New" w:hAnsi="Courier New" w:cs="Courier New"/>
                      <w:kern w:val="0"/>
                      <w:sz w:val="18"/>
                      <w:szCs w:val="18"/>
                    </w:rPr>
                  </w:pPr>
                  <w:r w:rsidRPr="00D07A2D">
                    <w:rPr>
                      <w:rFonts w:ascii="Courier New" w:hAnsi="Courier New" w:cs="Courier New"/>
                      <w:color w:val="000000"/>
                      <w:kern w:val="0"/>
                      <w:sz w:val="18"/>
                      <w:szCs w:val="18"/>
                    </w:rPr>
                    <w:tab/>
                  </w:r>
                  <w:r w:rsidRPr="00D07A2D">
                    <w:rPr>
                      <w:rFonts w:ascii="Courier New" w:hAnsi="Courier New" w:cs="Courier New"/>
                      <w:color w:val="000000"/>
                      <w:kern w:val="0"/>
                      <w:sz w:val="18"/>
                      <w:szCs w:val="18"/>
                    </w:rPr>
                    <w:tab/>
                    <w:t>{</w:t>
                  </w:r>
                </w:p>
                <w:p w:rsidR="00A95533" w:rsidRPr="00D07A2D" w:rsidRDefault="00A95533" w:rsidP="00273C1E">
                  <w:pPr>
                    <w:autoSpaceDE w:val="0"/>
                    <w:autoSpaceDN w:val="0"/>
                    <w:adjustRightInd w:val="0"/>
                    <w:spacing w:line="240" w:lineRule="auto"/>
                    <w:jc w:val="left"/>
                    <w:rPr>
                      <w:rFonts w:ascii="Courier New" w:hAnsi="Courier New" w:cs="Courier New"/>
                      <w:kern w:val="0"/>
                      <w:sz w:val="18"/>
                      <w:szCs w:val="18"/>
                    </w:rPr>
                  </w:pPr>
                  <w:r w:rsidRPr="00D07A2D">
                    <w:rPr>
                      <w:rFonts w:ascii="Courier New" w:hAnsi="Courier New" w:cs="Courier New"/>
                      <w:color w:val="000000"/>
                      <w:kern w:val="0"/>
                      <w:sz w:val="18"/>
                      <w:szCs w:val="18"/>
                    </w:rPr>
                    <w:tab/>
                  </w:r>
                  <w:r w:rsidRPr="00D07A2D">
                    <w:rPr>
                      <w:rFonts w:ascii="Courier New" w:hAnsi="Courier New" w:cs="Courier New"/>
                      <w:color w:val="000000"/>
                      <w:kern w:val="0"/>
                      <w:sz w:val="18"/>
                      <w:szCs w:val="18"/>
                    </w:rPr>
                    <w:tab/>
                  </w:r>
                  <w:r w:rsidRPr="00D07A2D">
                    <w:rPr>
                      <w:rFonts w:ascii="Courier New" w:hAnsi="Courier New" w:cs="Courier New"/>
                      <w:color w:val="000000"/>
                      <w:kern w:val="0"/>
                      <w:sz w:val="18"/>
                      <w:szCs w:val="18"/>
                    </w:rPr>
                    <w:tab/>
                    <w:t>haspagebar=1;</w:t>
                  </w:r>
                </w:p>
                <w:p w:rsidR="00A95533" w:rsidRPr="00D07A2D" w:rsidRDefault="00A95533" w:rsidP="00273C1E">
                  <w:pPr>
                    <w:autoSpaceDE w:val="0"/>
                    <w:autoSpaceDN w:val="0"/>
                    <w:adjustRightInd w:val="0"/>
                    <w:spacing w:line="240" w:lineRule="auto"/>
                    <w:jc w:val="left"/>
                    <w:rPr>
                      <w:rFonts w:ascii="Courier New" w:hAnsi="Courier New" w:cs="Courier New"/>
                      <w:kern w:val="0"/>
                      <w:sz w:val="18"/>
                      <w:szCs w:val="18"/>
                    </w:rPr>
                  </w:pPr>
                  <w:r w:rsidRPr="00D07A2D">
                    <w:rPr>
                      <w:rFonts w:ascii="Courier New" w:hAnsi="Courier New" w:cs="Courier New"/>
                      <w:color w:val="000000"/>
                      <w:kern w:val="0"/>
                      <w:sz w:val="18"/>
                      <w:szCs w:val="18"/>
                    </w:rPr>
                    <w:tab/>
                  </w:r>
                  <w:r w:rsidRPr="00D07A2D">
                    <w:rPr>
                      <w:rFonts w:ascii="Courier New" w:hAnsi="Courier New" w:cs="Courier New"/>
                      <w:color w:val="000000"/>
                      <w:kern w:val="0"/>
                      <w:sz w:val="18"/>
                      <w:szCs w:val="18"/>
                    </w:rPr>
                    <w:tab/>
                  </w:r>
                  <w:r w:rsidRPr="00D07A2D">
                    <w:rPr>
                      <w:rFonts w:ascii="Courier New" w:hAnsi="Courier New" w:cs="Courier New"/>
                      <w:color w:val="000000"/>
                      <w:kern w:val="0"/>
                      <w:sz w:val="18"/>
                      <w:szCs w:val="18"/>
                    </w:rPr>
                    <w:tab/>
                  </w:r>
                  <w:r w:rsidRPr="00D07A2D">
                    <w:rPr>
                      <w:rFonts w:ascii="Courier New" w:hAnsi="Courier New" w:cs="Courier New"/>
                      <w:b/>
                      <w:bCs/>
                      <w:color w:val="7F0055"/>
                      <w:kern w:val="0"/>
                      <w:sz w:val="18"/>
                      <w:szCs w:val="18"/>
                    </w:rPr>
                    <w:t>var</w:t>
                  </w:r>
                  <w:r w:rsidRPr="00D07A2D">
                    <w:rPr>
                      <w:rFonts w:ascii="Courier New" w:hAnsi="Courier New" w:cs="Courier New"/>
                      <w:color w:val="000000"/>
                      <w:kern w:val="0"/>
                      <w:sz w:val="18"/>
                      <w:szCs w:val="18"/>
                    </w:rPr>
                    <w:t>spanset=</w:t>
                  </w:r>
                  <w:r w:rsidRPr="00D07A2D">
                    <w:rPr>
                      <w:rFonts w:ascii="Courier New" w:hAnsi="Courier New" w:cs="Courier New"/>
                      <w:color w:val="000000"/>
                      <w:kern w:val="0"/>
                      <w:sz w:val="18"/>
                      <w:szCs w:val="18"/>
                      <w:u w:val="single"/>
                    </w:rPr>
                    <w:t>div_set</w:t>
                  </w:r>
                  <w:r w:rsidRPr="00D07A2D">
                    <w:rPr>
                      <w:rFonts w:ascii="Courier New" w:hAnsi="Courier New" w:cs="Courier New"/>
                      <w:color w:val="000000"/>
                      <w:kern w:val="0"/>
                      <w:sz w:val="18"/>
                      <w:szCs w:val="18"/>
                    </w:rPr>
                    <w:t>[i].getElementsByTagName(</w:t>
                  </w:r>
                  <w:r w:rsidRPr="00D07A2D">
                    <w:rPr>
                      <w:rFonts w:ascii="Courier New" w:hAnsi="Courier New" w:cs="Courier New"/>
                      <w:color w:val="2A00FF"/>
                      <w:kern w:val="0"/>
                      <w:sz w:val="18"/>
                      <w:szCs w:val="18"/>
                    </w:rPr>
                    <w:t>"span"</w:t>
                  </w:r>
                  <w:r w:rsidRPr="00D07A2D">
                    <w:rPr>
                      <w:rFonts w:ascii="Courier New" w:hAnsi="Courier New" w:cs="Courier New"/>
                      <w:color w:val="000000"/>
                      <w:kern w:val="0"/>
                      <w:sz w:val="18"/>
                      <w:szCs w:val="18"/>
                    </w:rPr>
                    <w:t>);</w:t>
                  </w:r>
                </w:p>
                <w:p w:rsidR="00A95533" w:rsidRPr="00D07A2D" w:rsidRDefault="00A95533" w:rsidP="00273C1E">
                  <w:pPr>
                    <w:autoSpaceDE w:val="0"/>
                    <w:autoSpaceDN w:val="0"/>
                    <w:adjustRightInd w:val="0"/>
                    <w:spacing w:line="240" w:lineRule="auto"/>
                    <w:jc w:val="left"/>
                    <w:rPr>
                      <w:rFonts w:ascii="Courier New" w:hAnsi="Courier New" w:cs="Courier New"/>
                      <w:kern w:val="0"/>
                      <w:sz w:val="18"/>
                      <w:szCs w:val="18"/>
                    </w:rPr>
                  </w:pPr>
                  <w:r w:rsidRPr="00D07A2D">
                    <w:rPr>
                      <w:rFonts w:ascii="Courier New" w:hAnsi="Courier New" w:cs="Courier New"/>
                      <w:color w:val="000000"/>
                      <w:kern w:val="0"/>
                      <w:sz w:val="18"/>
                      <w:szCs w:val="18"/>
                    </w:rPr>
                    <w:tab/>
                  </w:r>
                  <w:r w:rsidRPr="00D07A2D">
                    <w:rPr>
                      <w:rFonts w:ascii="Courier New" w:hAnsi="Courier New" w:cs="Courier New"/>
                      <w:color w:val="000000"/>
                      <w:kern w:val="0"/>
                      <w:sz w:val="18"/>
                      <w:szCs w:val="18"/>
                    </w:rPr>
                    <w:tab/>
                  </w:r>
                  <w:r w:rsidRPr="00D07A2D">
                    <w:rPr>
                      <w:rFonts w:ascii="Courier New" w:hAnsi="Courier New" w:cs="Courier New"/>
                      <w:color w:val="000000"/>
                      <w:kern w:val="0"/>
                      <w:sz w:val="18"/>
                      <w:szCs w:val="18"/>
                    </w:rPr>
                    <w:tab/>
                  </w:r>
                  <w:r w:rsidRPr="00D07A2D">
                    <w:rPr>
                      <w:rFonts w:ascii="Courier New" w:hAnsi="Courier New" w:cs="Courier New"/>
                      <w:b/>
                      <w:bCs/>
                      <w:color w:val="7F0055"/>
                      <w:kern w:val="0"/>
                      <w:sz w:val="18"/>
                      <w:szCs w:val="18"/>
                    </w:rPr>
                    <w:t>for</w:t>
                  </w:r>
                  <w:r w:rsidRPr="00D07A2D">
                    <w:rPr>
                      <w:rFonts w:ascii="Courier New" w:hAnsi="Courier New" w:cs="Courier New"/>
                      <w:color w:val="000000"/>
                      <w:kern w:val="0"/>
                      <w:sz w:val="18"/>
                      <w:szCs w:val="18"/>
                    </w:rPr>
                    <w:t>(</w:t>
                  </w:r>
                  <w:r w:rsidRPr="00D07A2D">
                    <w:rPr>
                      <w:rFonts w:ascii="Courier New" w:hAnsi="Courier New" w:cs="Courier New"/>
                      <w:b/>
                      <w:bCs/>
                      <w:color w:val="7F0055"/>
                      <w:kern w:val="0"/>
                      <w:sz w:val="18"/>
                      <w:szCs w:val="18"/>
                    </w:rPr>
                    <w:t>var</w:t>
                  </w:r>
                  <w:r w:rsidRPr="00D07A2D">
                    <w:rPr>
                      <w:rFonts w:ascii="Courier New" w:hAnsi="Courier New" w:cs="Courier New"/>
                      <w:color w:val="000000"/>
                      <w:kern w:val="0"/>
                      <w:sz w:val="18"/>
                      <w:szCs w:val="18"/>
                    </w:rPr>
                    <w:t xml:space="preserve"> j=0;j&lt;spanset.length;j++)</w:t>
                  </w:r>
                </w:p>
                <w:p w:rsidR="00A95533" w:rsidRPr="00D07A2D" w:rsidRDefault="00A95533" w:rsidP="00273C1E">
                  <w:pPr>
                    <w:autoSpaceDE w:val="0"/>
                    <w:autoSpaceDN w:val="0"/>
                    <w:adjustRightInd w:val="0"/>
                    <w:spacing w:line="240" w:lineRule="auto"/>
                    <w:jc w:val="left"/>
                    <w:rPr>
                      <w:rFonts w:ascii="Courier New" w:hAnsi="Courier New" w:cs="Courier New"/>
                      <w:kern w:val="0"/>
                      <w:sz w:val="18"/>
                      <w:szCs w:val="18"/>
                    </w:rPr>
                  </w:pPr>
                  <w:r w:rsidRPr="00D07A2D">
                    <w:rPr>
                      <w:rFonts w:ascii="Courier New" w:hAnsi="Courier New" w:cs="Courier New"/>
                      <w:color w:val="000000"/>
                      <w:kern w:val="0"/>
                      <w:sz w:val="18"/>
                      <w:szCs w:val="18"/>
                    </w:rPr>
                    <w:tab/>
                  </w:r>
                  <w:r w:rsidRPr="00D07A2D">
                    <w:rPr>
                      <w:rFonts w:ascii="Courier New" w:hAnsi="Courier New" w:cs="Courier New"/>
                      <w:color w:val="000000"/>
                      <w:kern w:val="0"/>
                      <w:sz w:val="18"/>
                      <w:szCs w:val="18"/>
                    </w:rPr>
                    <w:tab/>
                  </w:r>
                  <w:r w:rsidRPr="00D07A2D">
                    <w:rPr>
                      <w:rFonts w:ascii="Courier New" w:hAnsi="Courier New" w:cs="Courier New"/>
                      <w:color w:val="000000"/>
                      <w:kern w:val="0"/>
                      <w:sz w:val="18"/>
                      <w:szCs w:val="18"/>
                    </w:rPr>
                    <w:tab/>
                    <w:t>{</w:t>
                  </w:r>
                </w:p>
                <w:p w:rsidR="00A95533" w:rsidRPr="00D07A2D" w:rsidRDefault="00A95533" w:rsidP="00273C1E">
                  <w:pPr>
                    <w:autoSpaceDE w:val="0"/>
                    <w:autoSpaceDN w:val="0"/>
                    <w:adjustRightInd w:val="0"/>
                    <w:spacing w:line="240" w:lineRule="auto"/>
                    <w:jc w:val="left"/>
                    <w:rPr>
                      <w:rFonts w:ascii="Courier New" w:hAnsi="Courier New" w:cs="Courier New"/>
                      <w:kern w:val="0"/>
                      <w:sz w:val="18"/>
                      <w:szCs w:val="18"/>
                    </w:rPr>
                  </w:pPr>
                  <w:r w:rsidRPr="00D07A2D">
                    <w:rPr>
                      <w:rFonts w:ascii="Courier New" w:hAnsi="Courier New" w:cs="Courier New"/>
                      <w:color w:val="000000"/>
                      <w:kern w:val="0"/>
                      <w:sz w:val="18"/>
                      <w:szCs w:val="18"/>
                    </w:rPr>
                    <w:tab/>
                  </w:r>
                  <w:r w:rsidRPr="00D07A2D">
                    <w:rPr>
                      <w:rFonts w:ascii="Courier New" w:hAnsi="Courier New" w:cs="Courier New"/>
                      <w:color w:val="000000"/>
                      <w:kern w:val="0"/>
                      <w:sz w:val="18"/>
                      <w:szCs w:val="18"/>
                    </w:rPr>
                    <w:tab/>
                  </w:r>
                  <w:r w:rsidRPr="00D07A2D">
                    <w:rPr>
                      <w:rFonts w:ascii="Courier New" w:hAnsi="Courier New" w:cs="Courier New"/>
                      <w:color w:val="000000"/>
                      <w:kern w:val="0"/>
                      <w:sz w:val="18"/>
                      <w:szCs w:val="18"/>
                    </w:rPr>
                    <w:tab/>
                  </w:r>
                  <w:r w:rsidRPr="00D07A2D">
                    <w:rPr>
                      <w:rFonts w:ascii="Courier New" w:hAnsi="Courier New" w:cs="Courier New"/>
                      <w:color w:val="000000"/>
                      <w:kern w:val="0"/>
                      <w:sz w:val="18"/>
                      <w:szCs w:val="18"/>
                    </w:rPr>
                    <w:tab/>
                  </w:r>
                  <w:r w:rsidRPr="00D07A2D">
                    <w:rPr>
                      <w:rFonts w:ascii="Courier New" w:hAnsi="Courier New" w:cs="Courier New"/>
                      <w:b/>
                      <w:bCs/>
                      <w:color w:val="7F0055"/>
                      <w:kern w:val="0"/>
                      <w:sz w:val="18"/>
                      <w:szCs w:val="18"/>
                    </w:rPr>
                    <w:t>if</w:t>
                  </w:r>
                  <w:r w:rsidRPr="00D07A2D">
                    <w:rPr>
                      <w:rFonts w:ascii="Courier New" w:hAnsi="Courier New" w:cs="Courier New"/>
                      <w:color w:val="000000"/>
                      <w:kern w:val="0"/>
                      <w:sz w:val="18"/>
                      <w:szCs w:val="18"/>
                    </w:rPr>
                    <w:t>(spanset[j].innerHTML==</w:t>
                  </w:r>
                  <w:r w:rsidRPr="00D07A2D">
                    <w:rPr>
                      <w:rFonts w:ascii="Courier New" w:hAnsi="Courier New" w:cs="Courier New"/>
                      <w:color w:val="2A00FF"/>
                      <w:kern w:val="0"/>
                      <w:sz w:val="18"/>
                      <w:szCs w:val="18"/>
                    </w:rPr>
                    <w:t>"</w:t>
                  </w:r>
                  <w:r w:rsidRPr="00D07A2D">
                    <w:rPr>
                      <w:rFonts w:ascii="Courier New" w:hAnsi="Courier New" w:cs="Courier New"/>
                      <w:color w:val="2A00FF"/>
                      <w:kern w:val="0"/>
                      <w:sz w:val="18"/>
                      <w:szCs w:val="18"/>
                    </w:rPr>
                    <w:t>下一页</w:t>
                  </w:r>
                  <w:r w:rsidRPr="00D07A2D">
                    <w:rPr>
                      <w:rFonts w:ascii="Courier New" w:hAnsi="Courier New" w:cs="Courier New"/>
                      <w:color w:val="2A00FF"/>
                      <w:kern w:val="0"/>
                      <w:sz w:val="18"/>
                      <w:szCs w:val="18"/>
                    </w:rPr>
                    <w:t>"</w:t>
                  </w:r>
                  <w:r w:rsidRPr="00D07A2D">
                    <w:rPr>
                      <w:rFonts w:ascii="Courier New" w:hAnsi="Courier New" w:cs="Courier New"/>
                      <w:color w:val="000000"/>
                      <w:kern w:val="0"/>
                      <w:sz w:val="18"/>
                      <w:szCs w:val="18"/>
                    </w:rPr>
                    <w:t>)</w:t>
                  </w:r>
                </w:p>
                <w:p w:rsidR="00A95533" w:rsidRPr="00D07A2D" w:rsidRDefault="00A95533" w:rsidP="00273C1E">
                  <w:pPr>
                    <w:autoSpaceDE w:val="0"/>
                    <w:autoSpaceDN w:val="0"/>
                    <w:adjustRightInd w:val="0"/>
                    <w:spacing w:line="240" w:lineRule="auto"/>
                    <w:jc w:val="left"/>
                    <w:rPr>
                      <w:rFonts w:ascii="Courier New" w:hAnsi="Courier New" w:cs="Courier New"/>
                      <w:kern w:val="0"/>
                      <w:sz w:val="18"/>
                      <w:szCs w:val="18"/>
                    </w:rPr>
                  </w:pPr>
                  <w:r w:rsidRPr="00D07A2D">
                    <w:rPr>
                      <w:rFonts w:ascii="Courier New" w:hAnsi="Courier New" w:cs="Courier New"/>
                      <w:color w:val="000000"/>
                      <w:kern w:val="0"/>
                      <w:sz w:val="18"/>
                      <w:szCs w:val="18"/>
                    </w:rPr>
                    <w:tab/>
                  </w:r>
                  <w:r w:rsidRPr="00D07A2D">
                    <w:rPr>
                      <w:rFonts w:ascii="Courier New" w:hAnsi="Courier New" w:cs="Courier New"/>
                      <w:color w:val="000000"/>
                      <w:kern w:val="0"/>
                      <w:sz w:val="18"/>
                      <w:szCs w:val="18"/>
                    </w:rPr>
                    <w:tab/>
                  </w:r>
                  <w:r w:rsidRPr="00D07A2D">
                    <w:rPr>
                      <w:rFonts w:ascii="Courier New" w:hAnsi="Courier New" w:cs="Courier New"/>
                      <w:color w:val="000000"/>
                      <w:kern w:val="0"/>
                      <w:sz w:val="18"/>
                      <w:szCs w:val="18"/>
                    </w:rPr>
                    <w:tab/>
                  </w:r>
                  <w:r w:rsidRPr="00D07A2D">
                    <w:rPr>
                      <w:rFonts w:ascii="Courier New" w:hAnsi="Courier New" w:cs="Courier New"/>
                      <w:color w:val="000000"/>
                      <w:kern w:val="0"/>
                      <w:sz w:val="18"/>
                      <w:szCs w:val="18"/>
                    </w:rPr>
                    <w:tab/>
                    <w:t>{</w:t>
                  </w:r>
                </w:p>
                <w:p w:rsidR="00A95533" w:rsidRPr="00D07A2D" w:rsidRDefault="00A95533" w:rsidP="00273C1E">
                  <w:pPr>
                    <w:autoSpaceDE w:val="0"/>
                    <w:autoSpaceDN w:val="0"/>
                    <w:adjustRightInd w:val="0"/>
                    <w:spacing w:line="240" w:lineRule="auto"/>
                    <w:jc w:val="left"/>
                    <w:rPr>
                      <w:rFonts w:ascii="Courier New" w:hAnsi="Courier New" w:cs="Courier New"/>
                      <w:kern w:val="0"/>
                      <w:sz w:val="18"/>
                      <w:szCs w:val="18"/>
                    </w:rPr>
                  </w:pPr>
                  <w:r w:rsidRPr="00D07A2D">
                    <w:rPr>
                      <w:rFonts w:ascii="Courier New" w:hAnsi="Courier New" w:cs="Courier New"/>
                      <w:color w:val="000000"/>
                      <w:kern w:val="0"/>
                      <w:sz w:val="18"/>
                      <w:szCs w:val="18"/>
                    </w:rPr>
                    <w:tab/>
                  </w:r>
                  <w:r w:rsidRPr="00D07A2D">
                    <w:rPr>
                      <w:rFonts w:ascii="Courier New" w:hAnsi="Courier New" w:cs="Courier New"/>
                      <w:color w:val="000000"/>
                      <w:kern w:val="0"/>
                      <w:sz w:val="18"/>
                      <w:szCs w:val="18"/>
                    </w:rPr>
                    <w:tab/>
                  </w:r>
                  <w:r w:rsidRPr="00D07A2D">
                    <w:rPr>
                      <w:rFonts w:ascii="Courier New" w:hAnsi="Courier New" w:cs="Courier New"/>
                      <w:color w:val="000000"/>
                      <w:kern w:val="0"/>
                      <w:sz w:val="18"/>
                      <w:szCs w:val="18"/>
                    </w:rPr>
                    <w:tab/>
                  </w:r>
                  <w:r w:rsidRPr="00D07A2D">
                    <w:rPr>
                      <w:rFonts w:ascii="Courier New" w:hAnsi="Courier New" w:cs="Courier New"/>
                      <w:color w:val="000000"/>
                      <w:kern w:val="0"/>
                      <w:sz w:val="18"/>
                      <w:szCs w:val="18"/>
                    </w:rPr>
                    <w:tab/>
                  </w:r>
                  <w:r w:rsidRPr="00D07A2D">
                    <w:rPr>
                      <w:rFonts w:ascii="Courier New" w:hAnsi="Courier New" w:cs="Courier New"/>
                      <w:color w:val="000000"/>
                      <w:kern w:val="0"/>
                      <w:sz w:val="18"/>
                      <w:szCs w:val="18"/>
                    </w:rPr>
                    <w:tab/>
                    <w:t>hasnextpage=1;</w:t>
                  </w:r>
                </w:p>
                <w:p w:rsidR="00A95533" w:rsidRPr="00D07A2D" w:rsidRDefault="00A95533" w:rsidP="00273C1E">
                  <w:pPr>
                    <w:autoSpaceDE w:val="0"/>
                    <w:autoSpaceDN w:val="0"/>
                    <w:adjustRightInd w:val="0"/>
                    <w:spacing w:line="240" w:lineRule="auto"/>
                    <w:jc w:val="left"/>
                    <w:rPr>
                      <w:rFonts w:ascii="Courier New" w:hAnsi="Courier New" w:cs="Courier New"/>
                      <w:kern w:val="0"/>
                      <w:sz w:val="18"/>
                      <w:szCs w:val="18"/>
                    </w:rPr>
                  </w:pPr>
                  <w:r w:rsidRPr="00D07A2D">
                    <w:rPr>
                      <w:rFonts w:ascii="Courier New" w:hAnsi="Courier New" w:cs="Courier New"/>
                      <w:color w:val="000000"/>
                      <w:kern w:val="0"/>
                      <w:sz w:val="18"/>
                      <w:szCs w:val="18"/>
                    </w:rPr>
                    <w:tab/>
                  </w:r>
                  <w:r w:rsidRPr="00D07A2D">
                    <w:rPr>
                      <w:rFonts w:ascii="Courier New" w:hAnsi="Courier New" w:cs="Courier New"/>
                      <w:color w:val="000000"/>
                      <w:kern w:val="0"/>
                      <w:sz w:val="18"/>
                      <w:szCs w:val="18"/>
                    </w:rPr>
                    <w:tab/>
                  </w:r>
                  <w:r w:rsidRPr="00D07A2D">
                    <w:rPr>
                      <w:rFonts w:ascii="Courier New" w:hAnsi="Courier New" w:cs="Courier New"/>
                      <w:color w:val="000000"/>
                      <w:kern w:val="0"/>
                      <w:sz w:val="18"/>
                      <w:szCs w:val="18"/>
                    </w:rPr>
                    <w:tab/>
                  </w:r>
                  <w:r w:rsidRPr="00D07A2D">
                    <w:rPr>
                      <w:rFonts w:ascii="Courier New" w:hAnsi="Courier New" w:cs="Courier New"/>
                      <w:color w:val="000000"/>
                      <w:kern w:val="0"/>
                      <w:sz w:val="18"/>
                      <w:szCs w:val="18"/>
                    </w:rPr>
                    <w:tab/>
                  </w:r>
                  <w:r w:rsidRPr="00D07A2D">
                    <w:rPr>
                      <w:rFonts w:ascii="Courier New" w:hAnsi="Courier New" w:cs="Courier New"/>
                      <w:color w:val="000000"/>
                      <w:kern w:val="0"/>
                      <w:sz w:val="18"/>
                      <w:szCs w:val="18"/>
                    </w:rPr>
                    <w:tab/>
                    <w:t>simulate(spanset[j],</w:t>
                  </w:r>
                  <w:r w:rsidRPr="00D07A2D">
                    <w:rPr>
                      <w:rFonts w:ascii="Courier New" w:hAnsi="Courier New" w:cs="Courier New"/>
                      <w:color w:val="2A00FF"/>
                      <w:kern w:val="0"/>
                      <w:sz w:val="18"/>
                      <w:szCs w:val="18"/>
                    </w:rPr>
                    <w:t>"click"</w:t>
                  </w:r>
                  <w:r w:rsidRPr="00D07A2D">
                    <w:rPr>
                      <w:rFonts w:ascii="Courier New" w:hAnsi="Courier New" w:cs="Courier New"/>
                      <w:color w:val="000000"/>
                      <w:kern w:val="0"/>
                      <w:sz w:val="18"/>
                      <w:szCs w:val="18"/>
                    </w:rPr>
                    <w:t>);</w:t>
                  </w:r>
                  <w:r w:rsidRPr="00DA56C5">
                    <w:rPr>
                      <w:rFonts w:ascii="Courier New" w:hAnsi="Courier New" w:cs="Courier New" w:hint="eastAsia"/>
                      <w:color w:val="3F7F5F"/>
                      <w:kern w:val="0"/>
                      <w:sz w:val="18"/>
                      <w:szCs w:val="18"/>
                    </w:rPr>
                    <w:t>//</w:t>
                  </w:r>
                  <w:r w:rsidRPr="00DA56C5">
                    <w:rPr>
                      <w:rFonts w:ascii="Courier New" w:hAnsi="Courier New" w:cs="Courier New" w:hint="eastAsia"/>
                      <w:color w:val="3F7F5F"/>
                      <w:kern w:val="0"/>
                      <w:sz w:val="18"/>
                      <w:szCs w:val="18"/>
                    </w:rPr>
                    <w:t>模拟鼠标点击操作</w:t>
                  </w:r>
                </w:p>
                <w:p w:rsidR="00A95533" w:rsidRPr="00D07A2D" w:rsidRDefault="00A95533" w:rsidP="00273C1E">
                  <w:pPr>
                    <w:autoSpaceDE w:val="0"/>
                    <w:autoSpaceDN w:val="0"/>
                    <w:adjustRightInd w:val="0"/>
                    <w:spacing w:line="240" w:lineRule="auto"/>
                    <w:jc w:val="left"/>
                    <w:rPr>
                      <w:rFonts w:ascii="Courier New" w:hAnsi="Courier New" w:cs="Courier New"/>
                      <w:kern w:val="0"/>
                      <w:sz w:val="18"/>
                      <w:szCs w:val="18"/>
                    </w:rPr>
                  </w:pPr>
                  <w:r w:rsidRPr="00D07A2D">
                    <w:rPr>
                      <w:rFonts w:ascii="Courier New" w:hAnsi="Courier New" w:cs="Courier New"/>
                      <w:color w:val="000000"/>
                      <w:kern w:val="0"/>
                      <w:sz w:val="18"/>
                      <w:szCs w:val="18"/>
                    </w:rPr>
                    <w:tab/>
                  </w:r>
                  <w:r w:rsidRPr="00D07A2D">
                    <w:rPr>
                      <w:rFonts w:ascii="Courier New" w:hAnsi="Courier New" w:cs="Courier New"/>
                      <w:color w:val="000000"/>
                      <w:kern w:val="0"/>
                      <w:sz w:val="18"/>
                      <w:szCs w:val="18"/>
                    </w:rPr>
                    <w:tab/>
                  </w:r>
                  <w:r w:rsidRPr="00D07A2D">
                    <w:rPr>
                      <w:rFonts w:ascii="Courier New" w:hAnsi="Courier New" w:cs="Courier New"/>
                      <w:color w:val="000000"/>
                      <w:kern w:val="0"/>
                      <w:sz w:val="18"/>
                      <w:szCs w:val="18"/>
                    </w:rPr>
                    <w:tab/>
                  </w:r>
                  <w:r w:rsidRPr="00D07A2D">
                    <w:rPr>
                      <w:rFonts w:ascii="Courier New" w:hAnsi="Courier New" w:cs="Courier New"/>
                      <w:color w:val="000000"/>
                      <w:kern w:val="0"/>
                      <w:sz w:val="18"/>
                      <w:szCs w:val="18"/>
                    </w:rPr>
                    <w:tab/>
                  </w:r>
                  <w:r w:rsidRPr="00D07A2D">
                    <w:rPr>
                      <w:rFonts w:ascii="Courier New" w:hAnsi="Courier New" w:cs="Courier New"/>
                      <w:color w:val="000000"/>
                      <w:kern w:val="0"/>
                      <w:sz w:val="18"/>
                      <w:szCs w:val="18"/>
                    </w:rPr>
                    <w:tab/>
                  </w:r>
                  <w:r w:rsidRPr="00D07A2D">
                    <w:rPr>
                      <w:rFonts w:ascii="Courier New" w:hAnsi="Courier New" w:cs="Courier New"/>
                      <w:b/>
                      <w:bCs/>
                      <w:color w:val="7F0055"/>
                      <w:kern w:val="0"/>
                      <w:sz w:val="18"/>
                      <w:szCs w:val="18"/>
                    </w:rPr>
                    <w:t>break</w:t>
                  </w:r>
                  <w:r w:rsidRPr="00D07A2D">
                    <w:rPr>
                      <w:rFonts w:ascii="Courier New" w:hAnsi="Courier New" w:cs="Courier New"/>
                      <w:color w:val="000000"/>
                      <w:kern w:val="0"/>
                      <w:sz w:val="18"/>
                      <w:szCs w:val="18"/>
                    </w:rPr>
                    <w:t>;</w:t>
                  </w:r>
                </w:p>
                <w:p w:rsidR="00A95533" w:rsidRPr="00D07A2D" w:rsidRDefault="00A95533" w:rsidP="00273C1E">
                  <w:pPr>
                    <w:autoSpaceDE w:val="0"/>
                    <w:autoSpaceDN w:val="0"/>
                    <w:adjustRightInd w:val="0"/>
                    <w:spacing w:line="240" w:lineRule="auto"/>
                    <w:jc w:val="left"/>
                    <w:rPr>
                      <w:rFonts w:ascii="Courier New" w:hAnsi="Courier New" w:cs="Courier New"/>
                      <w:kern w:val="0"/>
                      <w:sz w:val="18"/>
                      <w:szCs w:val="18"/>
                    </w:rPr>
                  </w:pPr>
                  <w:r w:rsidRPr="00D07A2D">
                    <w:rPr>
                      <w:rFonts w:ascii="Courier New" w:hAnsi="Courier New" w:cs="Courier New"/>
                      <w:color w:val="000000"/>
                      <w:kern w:val="0"/>
                      <w:sz w:val="18"/>
                      <w:szCs w:val="18"/>
                    </w:rPr>
                    <w:tab/>
                  </w:r>
                  <w:r w:rsidRPr="00D07A2D">
                    <w:rPr>
                      <w:rFonts w:ascii="Courier New" w:hAnsi="Courier New" w:cs="Courier New"/>
                      <w:color w:val="000000"/>
                      <w:kern w:val="0"/>
                      <w:sz w:val="18"/>
                      <w:szCs w:val="18"/>
                    </w:rPr>
                    <w:tab/>
                  </w:r>
                  <w:r w:rsidRPr="00D07A2D">
                    <w:rPr>
                      <w:rFonts w:ascii="Courier New" w:hAnsi="Courier New" w:cs="Courier New"/>
                      <w:color w:val="000000"/>
                      <w:kern w:val="0"/>
                      <w:sz w:val="18"/>
                      <w:szCs w:val="18"/>
                    </w:rPr>
                    <w:tab/>
                  </w:r>
                  <w:r w:rsidRPr="00D07A2D">
                    <w:rPr>
                      <w:rFonts w:ascii="Courier New" w:hAnsi="Courier New" w:cs="Courier New"/>
                      <w:color w:val="000000"/>
                      <w:kern w:val="0"/>
                      <w:sz w:val="18"/>
                      <w:szCs w:val="18"/>
                    </w:rPr>
                    <w:tab/>
                    <w:t>}</w:t>
                  </w:r>
                </w:p>
                <w:p w:rsidR="00A95533" w:rsidRPr="00D07A2D" w:rsidRDefault="00A95533" w:rsidP="00273C1E">
                  <w:pPr>
                    <w:autoSpaceDE w:val="0"/>
                    <w:autoSpaceDN w:val="0"/>
                    <w:adjustRightInd w:val="0"/>
                    <w:spacing w:line="240" w:lineRule="auto"/>
                    <w:jc w:val="left"/>
                    <w:rPr>
                      <w:rFonts w:ascii="Courier New" w:hAnsi="Courier New" w:cs="Courier New"/>
                      <w:kern w:val="0"/>
                      <w:sz w:val="18"/>
                      <w:szCs w:val="18"/>
                    </w:rPr>
                  </w:pPr>
                  <w:r w:rsidRPr="00D07A2D">
                    <w:rPr>
                      <w:rFonts w:ascii="Courier New" w:hAnsi="Courier New" w:cs="Courier New"/>
                      <w:color w:val="000000"/>
                      <w:kern w:val="0"/>
                      <w:sz w:val="18"/>
                      <w:szCs w:val="18"/>
                    </w:rPr>
                    <w:tab/>
                  </w:r>
                  <w:r w:rsidRPr="00D07A2D">
                    <w:rPr>
                      <w:rFonts w:ascii="Courier New" w:hAnsi="Courier New" w:cs="Courier New"/>
                      <w:color w:val="000000"/>
                      <w:kern w:val="0"/>
                      <w:sz w:val="18"/>
                      <w:szCs w:val="18"/>
                    </w:rPr>
                    <w:tab/>
                  </w:r>
                  <w:r w:rsidRPr="00D07A2D">
                    <w:rPr>
                      <w:rFonts w:ascii="Courier New" w:hAnsi="Courier New" w:cs="Courier New"/>
                      <w:color w:val="000000"/>
                      <w:kern w:val="0"/>
                      <w:sz w:val="18"/>
                      <w:szCs w:val="18"/>
                    </w:rPr>
                    <w:tab/>
                    <w:t>}</w:t>
                  </w:r>
                </w:p>
                <w:p w:rsidR="00A95533" w:rsidRPr="00D07A2D" w:rsidRDefault="00A95533" w:rsidP="00273C1E">
                  <w:pPr>
                    <w:autoSpaceDE w:val="0"/>
                    <w:autoSpaceDN w:val="0"/>
                    <w:adjustRightInd w:val="0"/>
                    <w:spacing w:line="240" w:lineRule="auto"/>
                    <w:jc w:val="left"/>
                    <w:rPr>
                      <w:rFonts w:ascii="Courier New" w:hAnsi="Courier New" w:cs="Courier New"/>
                      <w:kern w:val="0"/>
                      <w:sz w:val="18"/>
                      <w:szCs w:val="18"/>
                    </w:rPr>
                  </w:pPr>
                  <w:r w:rsidRPr="00D07A2D">
                    <w:rPr>
                      <w:rFonts w:ascii="Courier New" w:hAnsi="Courier New" w:cs="Courier New"/>
                      <w:color w:val="000000"/>
                      <w:kern w:val="0"/>
                      <w:sz w:val="18"/>
                      <w:szCs w:val="18"/>
                    </w:rPr>
                    <w:tab/>
                  </w:r>
                  <w:r w:rsidRPr="00D07A2D">
                    <w:rPr>
                      <w:rFonts w:ascii="Courier New" w:hAnsi="Courier New" w:cs="Courier New"/>
                      <w:color w:val="000000"/>
                      <w:kern w:val="0"/>
                      <w:sz w:val="18"/>
                      <w:szCs w:val="18"/>
                    </w:rPr>
                    <w:tab/>
                  </w:r>
                  <w:r w:rsidRPr="00D07A2D">
                    <w:rPr>
                      <w:rFonts w:ascii="Courier New" w:hAnsi="Courier New" w:cs="Courier New"/>
                      <w:color w:val="000000"/>
                      <w:kern w:val="0"/>
                      <w:sz w:val="18"/>
                      <w:szCs w:val="18"/>
                    </w:rPr>
                    <w:tab/>
                  </w:r>
                  <w:r w:rsidRPr="00D07A2D">
                    <w:rPr>
                      <w:rFonts w:ascii="Courier New" w:hAnsi="Courier New" w:cs="Courier New"/>
                      <w:b/>
                      <w:bCs/>
                      <w:color w:val="7F0055"/>
                      <w:kern w:val="0"/>
                      <w:sz w:val="18"/>
                      <w:szCs w:val="18"/>
                    </w:rPr>
                    <w:t>break</w:t>
                  </w:r>
                  <w:r w:rsidRPr="00D07A2D">
                    <w:rPr>
                      <w:rFonts w:ascii="Courier New" w:hAnsi="Courier New" w:cs="Courier New"/>
                      <w:color w:val="000000"/>
                      <w:kern w:val="0"/>
                      <w:sz w:val="18"/>
                      <w:szCs w:val="18"/>
                    </w:rPr>
                    <w:t>;</w:t>
                  </w:r>
                </w:p>
                <w:p w:rsidR="00A95533" w:rsidRPr="00D07A2D" w:rsidRDefault="00A95533" w:rsidP="00273C1E">
                  <w:pPr>
                    <w:autoSpaceDE w:val="0"/>
                    <w:autoSpaceDN w:val="0"/>
                    <w:adjustRightInd w:val="0"/>
                    <w:spacing w:line="240" w:lineRule="auto"/>
                    <w:jc w:val="left"/>
                    <w:rPr>
                      <w:rFonts w:ascii="Courier New" w:hAnsi="Courier New" w:cs="Courier New"/>
                      <w:kern w:val="0"/>
                      <w:sz w:val="18"/>
                      <w:szCs w:val="18"/>
                    </w:rPr>
                  </w:pPr>
                  <w:r w:rsidRPr="00D07A2D">
                    <w:rPr>
                      <w:rFonts w:ascii="Courier New" w:hAnsi="Courier New" w:cs="Courier New"/>
                      <w:color w:val="000000"/>
                      <w:kern w:val="0"/>
                      <w:sz w:val="18"/>
                      <w:szCs w:val="18"/>
                    </w:rPr>
                    <w:tab/>
                  </w:r>
                  <w:r w:rsidRPr="00D07A2D">
                    <w:rPr>
                      <w:rFonts w:ascii="Courier New" w:hAnsi="Courier New" w:cs="Courier New"/>
                      <w:color w:val="000000"/>
                      <w:kern w:val="0"/>
                      <w:sz w:val="18"/>
                      <w:szCs w:val="18"/>
                    </w:rPr>
                    <w:tab/>
                    <w:t>}</w:t>
                  </w:r>
                </w:p>
                <w:p w:rsidR="00A95533" w:rsidRPr="00D07A2D" w:rsidRDefault="00A95533" w:rsidP="00273C1E">
                  <w:pPr>
                    <w:autoSpaceDE w:val="0"/>
                    <w:autoSpaceDN w:val="0"/>
                    <w:adjustRightInd w:val="0"/>
                    <w:spacing w:line="240" w:lineRule="auto"/>
                    <w:jc w:val="left"/>
                    <w:rPr>
                      <w:rFonts w:ascii="Courier New" w:hAnsi="Courier New" w:cs="Courier New"/>
                      <w:kern w:val="0"/>
                      <w:sz w:val="18"/>
                      <w:szCs w:val="18"/>
                    </w:rPr>
                  </w:pPr>
                  <w:r w:rsidRPr="00D07A2D">
                    <w:rPr>
                      <w:rFonts w:ascii="Courier New" w:hAnsi="Courier New" w:cs="Courier New"/>
                      <w:color w:val="000000"/>
                      <w:kern w:val="0"/>
                      <w:sz w:val="18"/>
                      <w:szCs w:val="18"/>
                    </w:rPr>
                    <w:tab/>
                  </w:r>
                  <w:r w:rsidRPr="00D07A2D">
                    <w:rPr>
                      <w:rFonts w:ascii="Courier New" w:hAnsi="Courier New" w:cs="Courier New"/>
                      <w:color w:val="000000"/>
                      <w:kern w:val="0"/>
                      <w:sz w:val="18"/>
                      <w:szCs w:val="18"/>
                      <w:highlight w:val="lightGray"/>
                    </w:rPr>
                    <w:t>}</w:t>
                  </w:r>
                </w:p>
                <w:p w:rsidR="00A95533" w:rsidRPr="00D07A2D" w:rsidRDefault="00A95533" w:rsidP="00273C1E">
                  <w:pPr>
                    <w:autoSpaceDE w:val="0"/>
                    <w:autoSpaceDN w:val="0"/>
                    <w:adjustRightInd w:val="0"/>
                    <w:spacing w:line="240" w:lineRule="auto"/>
                    <w:jc w:val="left"/>
                    <w:rPr>
                      <w:rFonts w:ascii="Courier New" w:hAnsi="Courier New" w:cs="Courier New"/>
                      <w:kern w:val="0"/>
                      <w:sz w:val="18"/>
                      <w:szCs w:val="18"/>
                    </w:rPr>
                  </w:pPr>
                  <w:r w:rsidRPr="00D07A2D">
                    <w:rPr>
                      <w:rFonts w:ascii="Courier New" w:hAnsi="Courier New" w:cs="Courier New"/>
                      <w:color w:val="000000"/>
                      <w:kern w:val="0"/>
                      <w:sz w:val="18"/>
                      <w:szCs w:val="18"/>
                    </w:rPr>
                    <w:tab/>
                  </w:r>
                  <w:r w:rsidRPr="00D07A2D">
                    <w:rPr>
                      <w:rFonts w:ascii="Courier New" w:hAnsi="Courier New" w:cs="Courier New"/>
                      <w:b/>
                      <w:bCs/>
                      <w:color w:val="7F0055"/>
                      <w:kern w:val="0"/>
                      <w:sz w:val="18"/>
                      <w:szCs w:val="18"/>
                    </w:rPr>
                    <w:t>if</w:t>
                  </w:r>
                  <w:r w:rsidRPr="00D07A2D">
                    <w:rPr>
                      <w:rFonts w:ascii="Courier New" w:hAnsi="Courier New" w:cs="Courier New"/>
                      <w:color w:val="000000"/>
                      <w:kern w:val="0"/>
                      <w:sz w:val="18"/>
                      <w:szCs w:val="18"/>
                    </w:rPr>
                    <w:t>(hasnextpage==0 ||haspagebar==0)</w:t>
                  </w:r>
                </w:p>
                <w:p w:rsidR="00A95533" w:rsidRPr="00D07A2D" w:rsidRDefault="00A95533" w:rsidP="00273C1E">
                  <w:pPr>
                    <w:autoSpaceDE w:val="0"/>
                    <w:autoSpaceDN w:val="0"/>
                    <w:adjustRightInd w:val="0"/>
                    <w:spacing w:line="240" w:lineRule="auto"/>
                    <w:jc w:val="left"/>
                    <w:rPr>
                      <w:rFonts w:ascii="Courier New" w:hAnsi="Courier New" w:cs="Courier New"/>
                      <w:kern w:val="0"/>
                      <w:sz w:val="18"/>
                      <w:szCs w:val="18"/>
                    </w:rPr>
                  </w:pPr>
                  <w:r w:rsidRPr="00D07A2D">
                    <w:rPr>
                      <w:rFonts w:ascii="Courier New" w:hAnsi="Courier New" w:cs="Courier New"/>
                      <w:color w:val="000000"/>
                      <w:kern w:val="0"/>
                      <w:sz w:val="18"/>
                      <w:szCs w:val="18"/>
                    </w:rPr>
                    <w:tab/>
                    <w:t>{</w:t>
                  </w:r>
                  <w:r w:rsidRPr="00D07A2D">
                    <w:rPr>
                      <w:rFonts w:ascii="Courier New" w:hAnsi="Courier New" w:cs="Courier New"/>
                      <w:color w:val="3F7F5F"/>
                      <w:kern w:val="0"/>
                      <w:sz w:val="18"/>
                      <w:szCs w:val="18"/>
                    </w:rPr>
                    <w:t>//</w:t>
                  </w:r>
                  <w:r w:rsidRPr="00D07A2D">
                    <w:rPr>
                      <w:rFonts w:ascii="Courier New" w:hAnsi="Courier New" w:cs="Courier New"/>
                      <w:color w:val="3F7F5F"/>
                      <w:kern w:val="0"/>
                      <w:sz w:val="18"/>
                      <w:szCs w:val="18"/>
                    </w:rPr>
                    <w:t>到达尾页</w:t>
                  </w:r>
                  <w:r w:rsidRPr="00D07A2D">
                    <w:rPr>
                      <w:rFonts w:ascii="Courier New" w:hAnsi="Courier New" w:cs="Courier New"/>
                      <w:color w:val="3F7F5F"/>
                      <w:kern w:val="0"/>
                      <w:sz w:val="18"/>
                      <w:szCs w:val="18"/>
                    </w:rPr>
                    <w:t>||</w:t>
                  </w:r>
                  <w:r w:rsidRPr="00D07A2D">
                    <w:rPr>
                      <w:rFonts w:ascii="Courier New" w:hAnsi="Courier New" w:cs="Courier New"/>
                      <w:color w:val="3F7F5F"/>
                      <w:kern w:val="0"/>
                      <w:sz w:val="18"/>
                      <w:szCs w:val="18"/>
                    </w:rPr>
                    <w:t>只有一页：</w:t>
                  </w:r>
                  <w:r w:rsidRPr="00D73915">
                    <w:rPr>
                      <w:rFonts w:ascii="Courier New" w:hAnsi="Courier New" w:cs="Courier New"/>
                      <w:color w:val="3F7F5F"/>
                      <w:kern w:val="0"/>
                      <w:sz w:val="18"/>
                      <w:szCs w:val="18"/>
                    </w:rPr>
                    <w:t>没有</w:t>
                  </w:r>
                  <w:r>
                    <w:rPr>
                      <w:rFonts w:ascii="Courier New" w:hAnsi="Courier New" w:cs="Courier New" w:hint="eastAsia"/>
                      <w:color w:val="3F7F5F"/>
                      <w:kern w:val="0"/>
                      <w:sz w:val="18"/>
                      <w:szCs w:val="18"/>
                    </w:rPr>
                    <w:t>翻页入口</w:t>
                  </w:r>
                </w:p>
                <w:p w:rsidR="00A95533" w:rsidRPr="00D07A2D" w:rsidRDefault="00A95533" w:rsidP="00273C1E">
                  <w:pPr>
                    <w:autoSpaceDE w:val="0"/>
                    <w:autoSpaceDN w:val="0"/>
                    <w:adjustRightInd w:val="0"/>
                    <w:spacing w:line="240" w:lineRule="auto"/>
                    <w:jc w:val="left"/>
                    <w:rPr>
                      <w:rFonts w:ascii="Courier New" w:hAnsi="Courier New" w:cs="Courier New"/>
                      <w:kern w:val="0"/>
                      <w:sz w:val="18"/>
                      <w:szCs w:val="18"/>
                    </w:rPr>
                  </w:pPr>
                  <w:r w:rsidRPr="00D07A2D">
                    <w:rPr>
                      <w:rFonts w:ascii="Courier New" w:hAnsi="Courier New" w:cs="Courier New"/>
                      <w:color w:val="000000"/>
                      <w:kern w:val="0"/>
                      <w:sz w:val="18"/>
                      <w:szCs w:val="18"/>
                    </w:rPr>
                    <w:tab/>
                  </w:r>
                  <w:r w:rsidRPr="00D07A2D">
                    <w:rPr>
                      <w:rFonts w:ascii="Courier New" w:hAnsi="Courier New" w:cs="Courier New"/>
                      <w:color w:val="000000"/>
                      <w:kern w:val="0"/>
                      <w:sz w:val="18"/>
                      <w:szCs w:val="18"/>
                    </w:rPr>
                    <w:tab/>
                    <w:t>ww.singleUrlFinished();</w:t>
                  </w:r>
                  <w:r w:rsidRPr="007F621D">
                    <w:rPr>
                      <w:rFonts w:ascii="Courier New" w:hAnsi="Courier New" w:cs="Courier New" w:hint="eastAsia"/>
                      <w:color w:val="3F7F5F"/>
                      <w:kern w:val="0"/>
                      <w:sz w:val="18"/>
                      <w:szCs w:val="18"/>
                    </w:rPr>
                    <w:t>//</w:t>
                  </w:r>
                  <w:r w:rsidRPr="007F621D">
                    <w:rPr>
                      <w:rFonts w:ascii="Courier New" w:hAnsi="Courier New" w:cs="Courier New" w:hint="eastAsia"/>
                      <w:color w:val="3F7F5F"/>
                      <w:kern w:val="0"/>
                      <w:sz w:val="18"/>
                      <w:szCs w:val="18"/>
                    </w:rPr>
                    <w:t>继续爬行下一个地址</w:t>
                  </w:r>
                </w:p>
                <w:p w:rsidR="00A95533" w:rsidRPr="00D07A2D" w:rsidRDefault="00A95533" w:rsidP="00273C1E">
                  <w:pPr>
                    <w:autoSpaceDE w:val="0"/>
                    <w:autoSpaceDN w:val="0"/>
                    <w:adjustRightInd w:val="0"/>
                    <w:spacing w:line="240" w:lineRule="auto"/>
                    <w:jc w:val="left"/>
                    <w:rPr>
                      <w:rFonts w:ascii="Courier New" w:hAnsi="Courier New" w:cs="Courier New"/>
                      <w:kern w:val="0"/>
                      <w:sz w:val="18"/>
                      <w:szCs w:val="18"/>
                    </w:rPr>
                  </w:pPr>
                  <w:r w:rsidRPr="00D07A2D">
                    <w:rPr>
                      <w:rFonts w:ascii="Courier New" w:hAnsi="Courier New" w:cs="Courier New"/>
                      <w:color w:val="000000"/>
                      <w:kern w:val="0"/>
                      <w:sz w:val="18"/>
                      <w:szCs w:val="18"/>
                    </w:rPr>
                    <w:tab/>
                  </w:r>
                  <w:r w:rsidRPr="00D07A2D">
                    <w:rPr>
                      <w:rFonts w:ascii="Courier New" w:hAnsi="Courier New" w:cs="Courier New"/>
                      <w:color w:val="000000"/>
                      <w:kern w:val="0"/>
                      <w:sz w:val="18"/>
                      <w:szCs w:val="18"/>
                    </w:rPr>
                    <w:tab/>
                  </w:r>
                  <w:r w:rsidRPr="00D07A2D">
                    <w:rPr>
                      <w:rFonts w:ascii="Courier New" w:hAnsi="Courier New" w:cs="Courier New"/>
                      <w:b/>
                      <w:bCs/>
                      <w:color w:val="7F0055"/>
                      <w:kern w:val="0"/>
                      <w:sz w:val="18"/>
                      <w:szCs w:val="18"/>
                    </w:rPr>
                    <w:t>returntrue</w:t>
                  </w:r>
                  <w:r w:rsidRPr="00D07A2D">
                    <w:rPr>
                      <w:rFonts w:ascii="Courier New" w:hAnsi="Courier New" w:cs="Courier New"/>
                      <w:color w:val="000000"/>
                      <w:kern w:val="0"/>
                      <w:sz w:val="18"/>
                      <w:szCs w:val="18"/>
                    </w:rPr>
                    <w:t>;</w:t>
                  </w:r>
                </w:p>
                <w:p w:rsidR="00A95533" w:rsidRPr="00D07A2D" w:rsidRDefault="00A95533" w:rsidP="00273C1E">
                  <w:pPr>
                    <w:autoSpaceDE w:val="0"/>
                    <w:autoSpaceDN w:val="0"/>
                    <w:adjustRightInd w:val="0"/>
                    <w:spacing w:line="240" w:lineRule="auto"/>
                    <w:jc w:val="left"/>
                    <w:rPr>
                      <w:rFonts w:ascii="Courier New" w:hAnsi="Courier New" w:cs="Courier New"/>
                      <w:kern w:val="0"/>
                      <w:sz w:val="18"/>
                      <w:szCs w:val="18"/>
                    </w:rPr>
                  </w:pPr>
                  <w:r w:rsidRPr="00D07A2D">
                    <w:rPr>
                      <w:rFonts w:ascii="Courier New" w:hAnsi="Courier New" w:cs="Courier New"/>
                      <w:color w:val="000000"/>
                      <w:kern w:val="0"/>
                      <w:sz w:val="18"/>
                      <w:szCs w:val="18"/>
                    </w:rPr>
                    <w:tab/>
                    <w:t>}</w:t>
                  </w:r>
                </w:p>
                <w:p w:rsidR="00A95533" w:rsidRPr="00D07A2D" w:rsidRDefault="00A95533" w:rsidP="00273C1E">
                  <w:pPr>
                    <w:autoSpaceDE w:val="0"/>
                    <w:autoSpaceDN w:val="0"/>
                    <w:adjustRightInd w:val="0"/>
                    <w:spacing w:line="240" w:lineRule="auto"/>
                    <w:jc w:val="left"/>
                    <w:rPr>
                      <w:rFonts w:ascii="Courier New" w:hAnsi="Courier New" w:cs="Courier New"/>
                      <w:kern w:val="0"/>
                      <w:sz w:val="18"/>
                      <w:szCs w:val="18"/>
                    </w:rPr>
                  </w:pPr>
                  <w:r w:rsidRPr="00D07A2D">
                    <w:rPr>
                      <w:rFonts w:ascii="Courier New" w:hAnsi="Courier New" w:cs="Courier New"/>
                      <w:color w:val="000000"/>
                      <w:kern w:val="0"/>
                      <w:sz w:val="18"/>
                      <w:szCs w:val="18"/>
                    </w:rPr>
                    <w:tab/>
                    <w:t>timeCount();</w:t>
                  </w:r>
                  <w:r w:rsidRPr="007F621D">
                    <w:rPr>
                      <w:rFonts w:ascii="Courier New" w:hAnsi="Courier New" w:cs="Courier New" w:hint="eastAsia"/>
                      <w:color w:val="3F7F5F"/>
                      <w:kern w:val="0"/>
                      <w:sz w:val="18"/>
                      <w:szCs w:val="18"/>
                    </w:rPr>
                    <w:t>//</w:t>
                  </w:r>
                  <w:r w:rsidRPr="007F621D">
                    <w:rPr>
                      <w:rFonts w:ascii="Courier New" w:hAnsi="Courier New" w:cs="Courier New" w:hint="eastAsia"/>
                      <w:color w:val="3F7F5F"/>
                      <w:kern w:val="0"/>
                      <w:sz w:val="18"/>
                      <w:szCs w:val="18"/>
                    </w:rPr>
                    <w:t>循环执行</w:t>
                  </w:r>
                </w:p>
                <w:p w:rsidR="00A95533" w:rsidRPr="00D07A2D" w:rsidRDefault="00A95533" w:rsidP="00273C1E">
                  <w:pPr>
                    <w:autoSpaceDE w:val="0"/>
                    <w:autoSpaceDN w:val="0"/>
                    <w:adjustRightInd w:val="0"/>
                    <w:spacing w:line="240" w:lineRule="auto"/>
                    <w:jc w:val="left"/>
                    <w:rPr>
                      <w:rFonts w:ascii="Courier New" w:hAnsi="Courier New" w:cs="Courier New"/>
                      <w:kern w:val="0"/>
                      <w:sz w:val="18"/>
                      <w:szCs w:val="18"/>
                    </w:rPr>
                  </w:pPr>
                  <w:r w:rsidRPr="00D07A2D">
                    <w:rPr>
                      <w:rFonts w:ascii="Courier New" w:hAnsi="Courier New" w:cs="Courier New"/>
                      <w:color w:val="000000"/>
                      <w:kern w:val="0"/>
                      <w:sz w:val="18"/>
                      <w:szCs w:val="18"/>
                    </w:rPr>
                    <w:t>}</w:t>
                  </w:r>
                </w:p>
                <w:p w:rsidR="00A95533" w:rsidRPr="00D07A2D" w:rsidRDefault="00A95533" w:rsidP="00273C1E">
                  <w:pPr>
                    <w:autoSpaceDE w:val="0"/>
                    <w:autoSpaceDN w:val="0"/>
                    <w:adjustRightInd w:val="0"/>
                    <w:spacing w:line="240" w:lineRule="auto"/>
                    <w:jc w:val="left"/>
                    <w:rPr>
                      <w:rFonts w:ascii="Courier New" w:hAnsi="Courier New" w:cs="Courier New"/>
                      <w:kern w:val="0"/>
                      <w:sz w:val="18"/>
                      <w:szCs w:val="18"/>
                    </w:rPr>
                  </w:pPr>
                  <w:r w:rsidRPr="00D07A2D">
                    <w:rPr>
                      <w:rFonts w:ascii="Courier New" w:hAnsi="Courier New" w:cs="Courier New"/>
                      <w:b/>
                      <w:bCs/>
                      <w:color w:val="7F0055"/>
                      <w:kern w:val="0"/>
                      <w:sz w:val="18"/>
                      <w:szCs w:val="18"/>
                    </w:rPr>
                    <w:t>function</w:t>
                  </w:r>
                  <w:r w:rsidRPr="00D07A2D">
                    <w:rPr>
                      <w:rFonts w:ascii="Courier New" w:hAnsi="Courier New" w:cs="Courier New"/>
                      <w:color w:val="000000"/>
                      <w:kern w:val="0"/>
                      <w:sz w:val="18"/>
                      <w:szCs w:val="18"/>
                    </w:rPr>
                    <w:t>timeCount()</w:t>
                  </w:r>
                </w:p>
                <w:p w:rsidR="00A95533" w:rsidRPr="00D07A2D" w:rsidRDefault="00A95533" w:rsidP="00273C1E">
                  <w:pPr>
                    <w:autoSpaceDE w:val="0"/>
                    <w:autoSpaceDN w:val="0"/>
                    <w:adjustRightInd w:val="0"/>
                    <w:spacing w:line="240" w:lineRule="auto"/>
                    <w:jc w:val="left"/>
                    <w:rPr>
                      <w:rFonts w:ascii="Courier New" w:hAnsi="Courier New" w:cs="Courier New"/>
                      <w:kern w:val="0"/>
                      <w:sz w:val="18"/>
                      <w:szCs w:val="18"/>
                    </w:rPr>
                  </w:pPr>
                  <w:r w:rsidRPr="00D07A2D">
                    <w:rPr>
                      <w:rFonts w:ascii="Courier New" w:hAnsi="Courier New" w:cs="Courier New"/>
                      <w:color w:val="000000"/>
                      <w:kern w:val="0"/>
                      <w:sz w:val="18"/>
                      <w:szCs w:val="18"/>
                    </w:rPr>
                    <w:t>{</w:t>
                  </w:r>
                  <w:r w:rsidRPr="00D07A2D">
                    <w:rPr>
                      <w:rFonts w:ascii="Courier New" w:hAnsi="Courier New" w:cs="Courier New"/>
                      <w:color w:val="000000"/>
                      <w:kern w:val="0"/>
                      <w:sz w:val="18"/>
                      <w:szCs w:val="18"/>
                    </w:rPr>
                    <w:tab/>
                  </w:r>
                </w:p>
                <w:p w:rsidR="00A95533" w:rsidRPr="00D07A2D" w:rsidRDefault="00A95533" w:rsidP="00273C1E">
                  <w:pPr>
                    <w:autoSpaceDE w:val="0"/>
                    <w:autoSpaceDN w:val="0"/>
                    <w:adjustRightInd w:val="0"/>
                    <w:spacing w:line="240" w:lineRule="auto"/>
                    <w:jc w:val="left"/>
                    <w:rPr>
                      <w:rFonts w:ascii="Courier New" w:hAnsi="Courier New" w:cs="Courier New"/>
                      <w:kern w:val="0"/>
                      <w:sz w:val="18"/>
                      <w:szCs w:val="18"/>
                    </w:rPr>
                  </w:pPr>
                  <w:r w:rsidRPr="00D07A2D">
                    <w:rPr>
                      <w:rFonts w:ascii="Courier New" w:hAnsi="Courier New" w:cs="Courier New"/>
                      <w:color w:val="000000"/>
                      <w:kern w:val="0"/>
                      <w:sz w:val="18"/>
                      <w:szCs w:val="18"/>
                    </w:rPr>
                    <w:tab/>
                    <w:t>setTimeout(</w:t>
                  </w:r>
                  <w:r w:rsidRPr="00D07A2D">
                    <w:rPr>
                      <w:rFonts w:ascii="Courier New" w:hAnsi="Courier New" w:cs="Courier New"/>
                      <w:color w:val="2A00FF"/>
                      <w:kern w:val="0"/>
                      <w:sz w:val="18"/>
                      <w:szCs w:val="18"/>
                    </w:rPr>
                    <w:t>"init()"</w:t>
                  </w:r>
                  <w:r w:rsidRPr="00D07A2D">
                    <w:rPr>
                      <w:rFonts w:ascii="Courier New" w:hAnsi="Courier New" w:cs="Courier New"/>
                      <w:color w:val="000000"/>
                      <w:kern w:val="0"/>
                      <w:sz w:val="18"/>
                      <w:szCs w:val="18"/>
                    </w:rPr>
                    <w:t>,2000);</w:t>
                  </w:r>
                  <w:r w:rsidRPr="007F621D">
                    <w:rPr>
                      <w:rFonts w:ascii="Courier New" w:hAnsi="Courier New" w:cs="Courier New" w:hint="eastAsia"/>
                      <w:color w:val="3F7F5F"/>
                      <w:kern w:val="0"/>
                      <w:sz w:val="18"/>
                      <w:szCs w:val="18"/>
                    </w:rPr>
                    <w:t>//</w:t>
                  </w:r>
                  <w:r w:rsidRPr="007F621D">
                    <w:rPr>
                      <w:rFonts w:ascii="Courier New" w:hAnsi="Courier New" w:cs="Courier New" w:hint="eastAsia"/>
                      <w:color w:val="3F7F5F"/>
                      <w:kern w:val="0"/>
                      <w:sz w:val="18"/>
                      <w:szCs w:val="18"/>
                    </w:rPr>
                    <w:t>增加时延，等待分页内容加载</w:t>
                  </w:r>
                </w:p>
                <w:p w:rsidR="00A95533" w:rsidRPr="00D07A2D" w:rsidRDefault="00A95533" w:rsidP="00273C1E">
                  <w:pPr>
                    <w:autoSpaceDE w:val="0"/>
                    <w:autoSpaceDN w:val="0"/>
                    <w:adjustRightInd w:val="0"/>
                    <w:spacing w:line="240" w:lineRule="auto"/>
                    <w:jc w:val="left"/>
                    <w:rPr>
                      <w:rFonts w:ascii="Courier New" w:hAnsi="Courier New" w:cs="Courier New"/>
                      <w:kern w:val="0"/>
                      <w:sz w:val="18"/>
                      <w:szCs w:val="18"/>
                    </w:rPr>
                  </w:pPr>
                  <w:r w:rsidRPr="00D07A2D">
                    <w:rPr>
                      <w:rFonts w:ascii="Courier New" w:hAnsi="Courier New" w:cs="Courier New"/>
                      <w:color w:val="000000"/>
                      <w:kern w:val="0"/>
                      <w:sz w:val="18"/>
                      <w:szCs w:val="18"/>
                    </w:rPr>
                    <w:t>}</w:t>
                  </w:r>
                </w:p>
                <w:p w:rsidR="00A95533" w:rsidRPr="00D07A2D" w:rsidRDefault="00A95533" w:rsidP="00273C1E">
                  <w:pPr>
                    <w:spacing w:line="240" w:lineRule="auto"/>
                    <w:rPr>
                      <w:sz w:val="18"/>
                      <w:szCs w:val="18"/>
                    </w:rPr>
                  </w:pPr>
                  <w:r w:rsidRPr="00D07A2D">
                    <w:rPr>
                      <w:rFonts w:ascii="Courier New" w:hAnsi="Courier New" w:cs="Courier New"/>
                      <w:color w:val="000000"/>
                      <w:kern w:val="0"/>
                      <w:sz w:val="18"/>
                      <w:szCs w:val="18"/>
                    </w:rPr>
                    <w:t>location();</w:t>
                  </w:r>
                </w:p>
              </w:txbxContent>
            </v:textbox>
            <w10:wrap type="none"/>
            <w10:anchorlock/>
          </v:shape>
        </w:pict>
      </w:r>
    </w:p>
    <w:p w:rsidR="004E0AFF" w:rsidRDefault="004E0AFF" w:rsidP="00273C1E">
      <w:r>
        <w:rPr>
          <w:rFonts w:hint="eastAsia"/>
        </w:rPr>
        <w:lastRenderedPageBreak/>
        <w:t>例</w:t>
      </w:r>
      <w:r>
        <w:rPr>
          <w:rFonts w:hint="eastAsia"/>
        </w:rPr>
        <w:t>2</w:t>
      </w:r>
      <w:r>
        <w:rPr>
          <w:rFonts w:hint="eastAsia"/>
        </w:rPr>
        <w:t>：天涯论坛的翻页规则文件</w:t>
      </w:r>
    </w:p>
    <w:p w:rsidR="00DB7157" w:rsidRPr="00DB7157" w:rsidRDefault="00A95533" w:rsidP="00273C1E">
      <w:pPr>
        <w:pStyle w:val="a9"/>
        <w:ind w:left="840" w:firstLineChars="0" w:firstLine="0"/>
      </w:pPr>
      <w:r>
        <w:pict>
          <v:shape id="_x0000_s1026" type="#_x0000_t202" style="width:320.25pt;height:592.4pt;mso-left-percent:-10001;mso-top-percent:-10001;mso-position-horizontal:absolute;mso-position-horizontal-relative:char;mso-position-vertical:absolute;mso-position-vertical-relative:line;mso-left-percent:-10001;mso-top-percent:-10001;mso-width-relative:margin;mso-height-relative:margin">
            <v:textbox style="mso-next-textbox:#_x0000_s1026">
              <w:txbxContent>
                <w:p w:rsidR="00A95533" w:rsidRPr="00D73915" w:rsidRDefault="00A95533" w:rsidP="004E0AFF">
                  <w:pPr>
                    <w:autoSpaceDE w:val="0"/>
                    <w:autoSpaceDN w:val="0"/>
                    <w:adjustRightInd w:val="0"/>
                    <w:jc w:val="left"/>
                    <w:rPr>
                      <w:rFonts w:ascii="Courier New" w:hAnsi="Courier New" w:cs="Courier New"/>
                      <w:kern w:val="0"/>
                      <w:sz w:val="18"/>
                      <w:szCs w:val="18"/>
                    </w:rPr>
                  </w:pPr>
                  <w:r w:rsidRPr="00D73915">
                    <w:rPr>
                      <w:rFonts w:ascii="Courier New" w:hAnsi="Courier New" w:cs="Courier New"/>
                      <w:color w:val="000000"/>
                      <w:kern w:val="0"/>
                      <w:sz w:val="18"/>
                      <w:szCs w:val="18"/>
                    </w:rPr>
                    <w:t>(</w:t>
                  </w:r>
                  <w:r w:rsidRPr="00D73915">
                    <w:rPr>
                      <w:rFonts w:ascii="Courier New" w:hAnsi="Courier New" w:cs="Courier New"/>
                      <w:b/>
                      <w:bCs/>
                      <w:color w:val="7F0055"/>
                      <w:kern w:val="0"/>
                      <w:sz w:val="18"/>
                      <w:szCs w:val="18"/>
                    </w:rPr>
                    <w:t>function</w:t>
                  </w:r>
                  <w:r w:rsidRPr="00D73915">
                    <w:rPr>
                      <w:rFonts w:ascii="Courier New" w:hAnsi="Courier New" w:cs="Courier New"/>
                      <w:color w:val="000000"/>
                      <w:kern w:val="0"/>
                      <w:sz w:val="18"/>
                      <w:szCs w:val="18"/>
                    </w:rPr>
                    <w:t>() {</w:t>
                  </w:r>
                </w:p>
                <w:p w:rsidR="00A95533" w:rsidRPr="00D73915" w:rsidRDefault="00A95533" w:rsidP="004E0AFF">
                  <w:pPr>
                    <w:autoSpaceDE w:val="0"/>
                    <w:autoSpaceDN w:val="0"/>
                    <w:adjustRightInd w:val="0"/>
                    <w:jc w:val="left"/>
                    <w:rPr>
                      <w:rFonts w:ascii="Courier New" w:hAnsi="Courier New" w:cs="Courier New"/>
                      <w:kern w:val="0"/>
                      <w:sz w:val="18"/>
                      <w:szCs w:val="18"/>
                    </w:rPr>
                  </w:pPr>
                  <w:r w:rsidRPr="00D73915">
                    <w:rPr>
                      <w:rFonts w:ascii="Courier New" w:hAnsi="Courier New" w:cs="Courier New"/>
                      <w:color w:val="000000"/>
                      <w:kern w:val="0"/>
                      <w:sz w:val="18"/>
                      <w:szCs w:val="18"/>
                    </w:rPr>
                    <w:tab/>
                  </w:r>
                  <w:r w:rsidRPr="00D73915">
                    <w:rPr>
                      <w:rFonts w:ascii="Courier New" w:hAnsi="Courier New" w:cs="Courier New"/>
                      <w:b/>
                      <w:bCs/>
                      <w:color w:val="7F0055"/>
                      <w:kern w:val="0"/>
                      <w:sz w:val="18"/>
                      <w:szCs w:val="18"/>
                    </w:rPr>
                    <w:t>var</w:t>
                  </w:r>
                  <w:r w:rsidRPr="00D73915">
                    <w:rPr>
                      <w:rFonts w:ascii="Courier New" w:hAnsi="Courier New" w:cs="Courier New"/>
                      <w:color w:val="000000"/>
                      <w:kern w:val="0"/>
                      <w:sz w:val="18"/>
                      <w:szCs w:val="18"/>
                    </w:rPr>
                    <w:t>hasnextpage=0;</w:t>
                  </w:r>
                  <w:r w:rsidRPr="007F621D">
                    <w:rPr>
                      <w:rFonts w:ascii="Courier New" w:hAnsi="Courier New" w:cs="Courier New" w:hint="eastAsia"/>
                      <w:color w:val="3F7F5F"/>
                      <w:kern w:val="0"/>
                      <w:sz w:val="18"/>
                      <w:szCs w:val="18"/>
                    </w:rPr>
                    <w:t>//</w:t>
                  </w:r>
                  <w:r w:rsidRPr="007F621D">
                    <w:rPr>
                      <w:rFonts w:ascii="Courier New" w:hAnsi="Courier New" w:cs="Courier New" w:hint="eastAsia"/>
                      <w:color w:val="3F7F5F"/>
                      <w:kern w:val="0"/>
                      <w:sz w:val="18"/>
                      <w:szCs w:val="18"/>
                    </w:rPr>
                    <w:t>有无下一页标志</w:t>
                  </w:r>
                </w:p>
                <w:p w:rsidR="00A95533" w:rsidRPr="00D73915" w:rsidRDefault="00A95533" w:rsidP="004E0AFF">
                  <w:pPr>
                    <w:autoSpaceDE w:val="0"/>
                    <w:autoSpaceDN w:val="0"/>
                    <w:adjustRightInd w:val="0"/>
                    <w:jc w:val="left"/>
                    <w:rPr>
                      <w:rFonts w:ascii="Courier New" w:hAnsi="Courier New" w:cs="Courier New"/>
                      <w:kern w:val="0"/>
                      <w:sz w:val="18"/>
                      <w:szCs w:val="18"/>
                    </w:rPr>
                  </w:pPr>
                  <w:r w:rsidRPr="00D73915">
                    <w:rPr>
                      <w:rFonts w:ascii="Courier New" w:hAnsi="Courier New" w:cs="Courier New"/>
                      <w:color w:val="000000"/>
                      <w:kern w:val="0"/>
                      <w:sz w:val="18"/>
                      <w:szCs w:val="18"/>
                    </w:rPr>
                    <w:tab/>
                  </w:r>
                  <w:r w:rsidRPr="00D73915">
                    <w:rPr>
                      <w:rFonts w:ascii="Courier New" w:hAnsi="Courier New" w:cs="Courier New"/>
                      <w:b/>
                      <w:bCs/>
                      <w:color w:val="7F0055"/>
                      <w:kern w:val="0"/>
                      <w:sz w:val="18"/>
                      <w:szCs w:val="18"/>
                    </w:rPr>
                    <w:t>var</w:t>
                  </w:r>
                  <w:r w:rsidRPr="00D73915">
                    <w:rPr>
                      <w:rFonts w:ascii="Courier New" w:hAnsi="Courier New" w:cs="Courier New"/>
                      <w:color w:val="000000"/>
                      <w:kern w:val="0"/>
                      <w:sz w:val="18"/>
                      <w:szCs w:val="18"/>
                    </w:rPr>
                    <w:t>haspagebar=0;</w:t>
                  </w:r>
                  <w:r w:rsidRPr="007F621D">
                    <w:rPr>
                      <w:rFonts w:ascii="Courier New" w:hAnsi="Courier New" w:cs="Courier New" w:hint="eastAsia"/>
                      <w:color w:val="3F7F5F"/>
                      <w:kern w:val="0"/>
                      <w:sz w:val="18"/>
                      <w:szCs w:val="18"/>
                    </w:rPr>
                    <w:t>//</w:t>
                  </w:r>
                  <w:r w:rsidRPr="007F621D">
                    <w:rPr>
                      <w:rFonts w:ascii="Courier New" w:hAnsi="Courier New" w:cs="Courier New" w:hint="eastAsia"/>
                      <w:color w:val="3F7F5F"/>
                      <w:kern w:val="0"/>
                      <w:sz w:val="18"/>
                      <w:szCs w:val="18"/>
                    </w:rPr>
                    <w:t>有无翻页接口标志</w:t>
                  </w:r>
                </w:p>
                <w:p w:rsidR="00A95533" w:rsidRPr="00D73915" w:rsidRDefault="00A95533" w:rsidP="004E0AFF">
                  <w:pPr>
                    <w:autoSpaceDE w:val="0"/>
                    <w:autoSpaceDN w:val="0"/>
                    <w:adjustRightInd w:val="0"/>
                    <w:jc w:val="left"/>
                    <w:rPr>
                      <w:rFonts w:ascii="Courier New" w:hAnsi="Courier New" w:cs="Courier New"/>
                      <w:kern w:val="0"/>
                      <w:sz w:val="18"/>
                      <w:szCs w:val="18"/>
                    </w:rPr>
                  </w:pPr>
                  <w:r w:rsidRPr="00D73915">
                    <w:rPr>
                      <w:rFonts w:ascii="Courier New" w:hAnsi="Courier New" w:cs="Courier New"/>
                      <w:color w:val="000000"/>
                      <w:kern w:val="0"/>
                      <w:sz w:val="18"/>
                      <w:szCs w:val="18"/>
                    </w:rPr>
                    <w:tab/>
                    <w:t>ww.emitClickSignal();</w:t>
                  </w:r>
                  <w:r w:rsidRPr="007F621D">
                    <w:rPr>
                      <w:rFonts w:ascii="Courier New" w:hAnsi="Courier New" w:cs="Courier New" w:hint="eastAsia"/>
                      <w:color w:val="3F7F5F"/>
                      <w:kern w:val="0"/>
                      <w:sz w:val="18"/>
                      <w:szCs w:val="18"/>
                    </w:rPr>
                    <w:t>//</w:t>
                  </w:r>
                  <w:r w:rsidRPr="007F621D">
                    <w:rPr>
                      <w:rFonts w:ascii="Courier New" w:hAnsi="Courier New" w:cs="Courier New" w:hint="eastAsia"/>
                      <w:color w:val="3F7F5F"/>
                      <w:kern w:val="0"/>
                      <w:sz w:val="18"/>
                      <w:szCs w:val="18"/>
                    </w:rPr>
                    <w:t>下载网页内容</w:t>
                  </w:r>
                </w:p>
                <w:p w:rsidR="00A95533" w:rsidRPr="00D73915" w:rsidRDefault="00A95533" w:rsidP="004E0AFF">
                  <w:pPr>
                    <w:autoSpaceDE w:val="0"/>
                    <w:autoSpaceDN w:val="0"/>
                    <w:adjustRightInd w:val="0"/>
                    <w:jc w:val="left"/>
                    <w:rPr>
                      <w:rFonts w:ascii="Courier New" w:hAnsi="Courier New" w:cs="Courier New"/>
                      <w:color w:val="000000"/>
                      <w:kern w:val="0"/>
                      <w:sz w:val="18"/>
                      <w:szCs w:val="18"/>
                    </w:rPr>
                  </w:pPr>
                  <w:r w:rsidRPr="00D73915">
                    <w:rPr>
                      <w:rFonts w:ascii="Courier New" w:hAnsi="Courier New" w:cs="Courier New"/>
                      <w:color w:val="000000"/>
                      <w:kern w:val="0"/>
                      <w:sz w:val="18"/>
                      <w:szCs w:val="18"/>
                    </w:rPr>
                    <w:tab/>
                  </w:r>
                  <w:r w:rsidRPr="00D73915">
                    <w:rPr>
                      <w:rFonts w:ascii="Courier New" w:hAnsi="Courier New" w:cs="Courier New"/>
                      <w:b/>
                      <w:bCs/>
                      <w:color w:val="7F0055"/>
                      <w:kern w:val="0"/>
                      <w:sz w:val="18"/>
                      <w:szCs w:val="18"/>
                    </w:rPr>
                    <w:t>var</w:t>
                  </w:r>
                  <w:r w:rsidRPr="00D73915">
                    <w:rPr>
                      <w:rFonts w:ascii="Courier New" w:hAnsi="Courier New" w:cs="Courier New"/>
                      <w:color w:val="000000"/>
                      <w:kern w:val="0"/>
                      <w:sz w:val="18"/>
                      <w:szCs w:val="18"/>
                    </w:rPr>
                    <w:t xml:space="preserve"> div=document.getElementById(</w:t>
                  </w:r>
                  <w:r w:rsidRPr="00D73915">
                    <w:rPr>
                      <w:rFonts w:ascii="Courier New" w:hAnsi="Courier New" w:cs="Courier New"/>
                      <w:color w:val="2A00FF"/>
                      <w:kern w:val="0"/>
                      <w:sz w:val="18"/>
                      <w:szCs w:val="18"/>
                    </w:rPr>
                    <w:t>"pageDivTop"</w:t>
                  </w:r>
                  <w:r w:rsidRPr="00D73915">
                    <w:rPr>
                      <w:rFonts w:ascii="Courier New" w:hAnsi="Courier New" w:cs="Courier New"/>
                      <w:color w:val="000000"/>
                      <w:kern w:val="0"/>
                      <w:sz w:val="18"/>
                      <w:szCs w:val="18"/>
                    </w:rPr>
                    <w:t>);</w:t>
                  </w:r>
                </w:p>
                <w:p w:rsidR="00A95533" w:rsidRPr="00D73915" w:rsidRDefault="00A95533" w:rsidP="004E0AFF">
                  <w:pPr>
                    <w:autoSpaceDE w:val="0"/>
                    <w:autoSpaceDN w:val="0"/>
                    <w:adjustRightInd w:val="0"/>
                    <w:jc w:val="left"/>
                    <w:rPr>
                      <w:rFonts w:ascii="Courier New" w:hAnsi="Courier New" w:cs="Courier New"/>
                      <w:kern w:val="0"/>
                      <w:sz w:val="18"/>
                      <w:szCs w:val="18"/>
                    </w:rPr>
                  </w:pPr>
                  <w:r w:rsidRPr="00D73915">
                    <w:rPr>
                      <w:rFonts w:ascii="Courier New" w:hAnsi="Courier New" w:cs="Courier New"/>
                      <w:color w:val="000000"/>
                      <w:kern w:val="0"/>
                      <w:sz w:val="18"/>
                      <w:szCs w:val="18"/>
                    </w:rPr>
                    <w:tab/>
                  </w:r>
                  <w:r w:rsidRPr="00D73915">
                    <w:rPr>
                      <w:rFonts w:ascii="Courier New" w:hAnsi="Courier New" w:cs="Courier New"/>
                      <w:b/>
                      <w:bCs/>
                      <w:color w:val="7F0055"/>
                      <w:kern w:val="0"/>
                      <w:sz w:val="18"/>
                      <w:szCs w:val="18"/>
                    </w:rPr>
                    <w:t>if</w:t>
                  </w:r>
                  <w:r w:rsidRPr="00D73915">
                    <w:rPr>
                      <w:rFonts w:ascii="Courier New" w:hAnsi="Courier New" w:cs="Courier New"/>
                      <w:color w:val="000000"/>
                      <w:kern w:val="0"/>
                      <w:sz w:val="18"/>
                      <w:szCs w:val="18"/>
                    </w:rPr>
                    <w:t>(div==</w:t>
                  </w:r>
                  <w:r w:rsidRPr="00D73915">
                    <w:rPr>
                      <w:rFonts w:ascii="Courier New" w:hAnsi="Courier New" w:cs="Courier New"/>
                      <w:b/>
                      <w:bCs/>
                      <w:color w:val="7F0055"/>
                      <w:kern w:val="0"/>
                      <w:sz w:val="18"/>
                      <w:szCs w:val="18"/>
                    </w:rPr>
                    <w:t>null</w:t>
                  </w:r>
                  <w:r w:rsidRPr="00D73915">
                    <w:rPr>
                      <w:rFonts w:ascii="Courier New" w:hAnsi="Courier New" w:cs="Courier New"/>
                      <w:color w:val="000000"/>
                      <w:kern w:val="0"/>
                      <w:sz w:val="18"/>
                      <w:szCs w:val="18"/>
                    </w:rPr>
                    <w:t>)</w:t>
                  </w:r>
                </w:p>
                <w:p w:rsidR="00A95533" w:rsidRPr="00D73915" w:rsidRDefault="00A95533" w:rsidP="004E0AFF">
                  <w:pPr>
                    <w:autoSpaceDE w:val="0"/>
                    <w:autoSpaceDN w:val="0"/>
                    <w:adjustRightInd w:val="0"/>
                    <w:jc w:val="left"/>
                    <w:rPr>
                      <w:rFonts w:ascii="Courier New" w:hAnsi="Courier New" w:cs="Courier New"/>
                      <w:kern w:val="0"/>
                      <w:sz w:val="18"/>
                      <w:szCs w:val="18"/>
                    </w:rPr>
                  </w:pPr>
                  <w:r w:rsidRPr="00D73915">
                    <w:rPr>
                      <w:rFonts w:ascii="Courier New" w:hAnsi="Courier New" w:cs="Courier New"/>
                      <w:color w:val="000000"/>
                      <w:kern w:val="0"/>
                      <w:sz w:val="18"/>
                      <w:szCs w:val="18"/>
                    </w:rPr>
                    <w:tab/>
                    <w:t>{</w:t>
                  </w:r>
                  <w:r w:rsidRPr="00D73915">
                    <w:rPr>
                      <w:rFonts w:ascii="Courier New" w:hAnsi="Courier New" w:cs="Courier New"/>
                      <w:color w:val="3F7F5F"/>
                      <w:kern w:val="0"/>
                      <w:sz w:val="18"/>
                      <w:szCs w:val="18"/>
                    </w:rPr>
                    <w:t>//</w:t>
                  </w:r>
                  <w:r w:rsidRPr="00D73915">
                    <w:rPr>
                      <w:rFonts w:ascii="Courier New" w:hAnsi="Courier New" w:cs="Courier New"/>
                      <w:color w:val="3F7F5F"/>
                      <w:kern w:val="0"/>
                      <w:sz w:val="18"/>
                      <w:szCs w:val="18"/>
                    </w:rPr>
                    <w:t>只有一页：没有</w:t>
                  </w:r>
                  <w:r>
                    <w:rPr>
                      <w:rFonts w:ascii="Courier New" w:hAnsi="Courier New" w:cs="Courier New" w:hint="eastAsia"/>
                      <w:color w:val="3F7F5F"/>
                      <w:kern w:val="0"/>
                      <w:sz w:val="18"/>
                      <w:szCs w:val="18"/>
                    </w:rPr>
                    <w:t>翻页入口</w:t>
                  </w:r>
                </w:p>
                <w:p w:rsidR="00A95533" w:rsidRPr="00D73915" w:rsidRDefault="00A95533" w:rsidP="004E0AFF">
                  <w:pPr>
                    <w:autoSpaceDE w:val="0"/>
                    <w:autoSpaceDN w:val="0"/>
                    <w:adjustRightInd w:val="0"/>
                    <w:jc w:val="left"/>
                    <w:rPr>
                      <w:rFonts w:ascii="Courier New" w:hAnsi="Courier New" w:cs="Courier New"/>
                      <w:kern w:val="0"/>
                      <w:sz w:val="18"/>
                      <w:szCs w:val="18"/>
                    </w:rPr>
                  </w:pPr>
                  <w:r w:rsidRPr="00D73915">
                    <w:rPr>
                      <w:rFonts w:ascii="Courier New" w:hAnsi="Courier New" w:cs="Courier New"/>
                      <w:color w:val="000000"/>
                      <w:kern w:val="0"/>
                      <w:sz w:val="18"/>
                      <w:szCs w:val="18"/>
                    </w:rPr>
                    <w:tab/>
                  </w:r>
                  <w:r w:rsidRPr="00D73915">
                    <w:rPr>
                      <w:rFonts w:ascii="Courier New" w:hAnsi="Courier New" w:cs="Courier New"/>
                      <w:color w:val="000000"/>
                      <w:kern w:val="0"/>
                      <w:sz w:val="18"/>
                      <w:szCs w:val="18"/>
                    </w:rPr>
                    <w:tab/>
                    <w:t>ww.singleUrlFinished();</w:t>
                  </w:r>
                  <w:r w:rsidRPr="007F621D">
                    <w:rPr>
                      <w:rFonts w:ascii="Courier New" w:hAnsi="Courier New" w:cs="Courier New" w:hint="eastAsia"/>
                      <w:color w:val="3F7F5F"/>
                      <w:kern w:val="0"/>
                      <w:sz w:val="18"/>
                      <w:szCs w:val="18"/>
                    </w:rPr>
                    <w:t>//</w:t>
                  </w:r>
                  <w:r w:rsidRPr="007F621D">
                    <w:rPr>
                      <w:rFonts w:ascii="Courier New" w:hAnsi="Courier New" w:cs="Courier New" w:hint="eastAsia"/>
                      <w:color w:val="3F7F5F"/>
                      <w:kern w:val="0"/>
                      <w:sz w:val="18"/>
                      <w:szCs w:val="18"/>
                    </w:rPr>
                    <w:t>继续爬行下一个地址</w:t>
                  </w:r>
                </w:p>
                <w:p w:rsidR="00A95533" w:rsidRPr="00D73915" w:rsidRDefault="00A95533" w:rsidP="004E0AFF">
                  <w:pPr>
                    <w:autoSpaceDE w:val="0"/>
                    <w:autoSpaceDN w:val="0"/>
                    <w:adjustRightInd w:val="0"/>
                    <w:jc w:val="left"/>
                    <w:rPr>
                      <w:rFonts w:ascii="Courier New" w:hAnsi="Courier New" w:cs="Courier New"/>
                      <w:kern w:val="0"/>
                      <w:sz w:val="18"/>
                      <w:szCs w:val="18"/>
                    </w:rPr>
                  </w:pPr>
                  <w:r w:rsidRPr="00D73915">
                    <w:rPr>
                      <w:rFonts w:ascii="Courier New" w:hAnsi="Courier New" w:cs="Courier New"/>
                      <w:color w:val="000000"/>
                      <w:kern w:val="0"/>
                      <w:sz w:val="18"/>
                      <w:szCs w:val="18"/>
                    </w:rPr>
                    <w:tab/>
                  </w:r>
                  <w:r w:rsidRPr="00D73915">
                    <w:rPr>
                      <w:rFonts w:ascii="Courier New" w:hAnsi="Courier New" w:cs="Courier New"/>
                      <w:color w:val="000000"/>
                      <w:kern w:val="0"/>
                      <w:sz w:val="18"/>
                      <w:szCs w:val="18"/>
                    </w:rPr>
                    <w:tab/>
                  </w:r>
                  <w:r w:rsidRPr="00D73915">
                    <w:rPr>
                      <w:rFonts w:ascii="Courier New" w:hAnsi="Courier New" w:cs="Courier New"/>
                      <w:b/>
                      <w:bCs/>
                      <w:color w:val="7F0055"/>
                      <w:kern w:val="0"/>
                      <w:sz w:val="18"/>
                      <w:szCs w:val="18"/>
                    </w:rPr>
                    <w:t>returntrue</w:t>
                  </w:r>
                  <w:r w:rsidRPr="00D73915">
                    <w:rPr>
                      <w:rFonts w:ascii="Courier New" w:hAnsi="Courier New" w:cs="Courier New"/>
                      <w:color w:val="000000"/>
                      <w:kern w:val="0"/>
                      <w:sz w:val="18"/>
                      <w:szCs w:val="18"/>
                    </w:rPr>
                    <w:t>;</w:t>
                  </w:r>
                </w:p>
                <w:p w:rsidR="00A95533" w:rsidRDefault="00A95533" w:rsidP="004E0AFF">
                  <w:pPr>
                    <w:autoSpaceDE w:val="0"/>
                    <w:autoSpaceDN w:val="0"/>
                    <w:adjustRightInd w:val="0"/>
                    <w:jc w:val="left"/>
                    <w:rPr>
                      <w:rFonts w:ascii="Courier New" w:hAnsi="Courier New" w:cs="Courier New"/>
                      <w:color w:val="000000"/>
                      <w:kern w:val="0"/>
                      <w:sz w:val="18"/>
                      <w:szCs w:val="18"/>
                    </w:rPr>
                  </w:pPr>
                  <w:r w:rsidRPr="00D73915">
                    <w:rPr>
                      <w:rFonts w:ascii="Courier New" w:hAnsi="Courier New" w:cs="Courier New"/>
                      <w:color w:val="000000"/>
                      <w:kern w:val="0"/>
                      <w:sz w:val="18"/>
                      <w:szCs w:val="18"/>
                    </w:rPr>
                    <w:tab/>
                    <w:t>}</w:t>
                  </w:r>
                </w:p>
                <w:p w:rsidR="00A95533" w:rsidRPr="00D73915" w:rsidRDefault="00A95533" w:rsidP="004E0AFF">
                  <w:pPr>
                    <w:autoSpaceDE w:val="0"/>
                    <w:autoSpaceDN w:val="0"/>
                    <w:adjustRightInd w:val="0"/>
                    <w:ind w:firstLine="425"/>
                    <w:jc w:val="left"/>
                    <w:rPr>
                      <w:rFonts w:ascii="Courier New" w:hAnsi="Courier New" w:cs="Courier New"/>
                      <w:kern w:val="0"/>
                      <w:sz w:val="18"/>
                      <w:szCs w:val="18"/>
                    </w:rPr>
                  </w:pPr>
                  <w:r w:rsidRPr="007F621D">
                    <w:rPr>
                      <w:rFonts w:ascii="Courier New" w:hAnsi="Courier New" w:cs="Courier New" w:hint="eastAsia"/>
                      <w:color w:val="3F7F5F"/>
                      <w:kern w:val="0"/>
                      <w:sz w:val="18"/>
                      <w:szCs w:val="18"/>
                    </w:rPr>
                    <w:t>/*</w:t>
                  </w:r>
                  <w:r w:rsidRPr="007F621D">
                    <w:rPr>
                      <w:rFonts w:ascii="Courier New" w:hAnsi="Courier New" w:cs="Courier New" w:hint="eastAsia"/>
                      <w:color w:val="3F7F5F"/>
                      <w:kern w:val="0"/>
                      <w:sz w:val="18"/>
                      <w:szCs w:val="18"/>
                    </w:rPr>
                    <w:t>搜索翻页链接</w:t>
                  </w:r>
                  <w:r w:rsidRPr="007F621D">
                    <w:rPr>
                      <w:rFonts w:ascii="Courier New" w:hAnsi="Courier New" w:cs="Courier New" w:hint="eastAsia"/>
                      <w:color w:val="3F7F5F"/>
                      <w:kern w:val="0"/>
                      <w:sz w:val="18"/>
                      <w:szCs w:val="18"/>
                    </w:rPr>
                    <w:t>*/</w:t>
                  </w:r>
                </w:p>
                <w:p w:rsidR="00A95533" w:rsidRPr="00D73915" w:rsidRDefault="00A95533" w:rsidP="004E0AFF">
                  <w:pPr>
                    <w:autoSpaceDE w:val="0"/>
                    <w:autoSpaceDN w:val="0"/>
                    <w:adjustRightInd w:val="0"/>
                    <w:jc w:val="left"/>
                    <w:rPr>
                      <w:rFonts w:ascii="Courier New" w:hAnsi="Courier New" w:cs="Courier New"/>
                      <w:kern w:val="0"/>
                      <w:sz w:val="18"/>
                      <w:szCs w:val="18"/>
                    </w:rPr>
                  </w:pPr>
                  <w:r w:rsidRPr="00D73915">
                    <w:rPr>
                      <w:rFonts w:ascii="Courier New" w:hAnsi="Courier New" w:cs="Courier New"/>
                      <w:color w:val="000000"/>
                      <w:kern w:val="0"/>
                      <w:sz w:val="18"/>
                      <w:szCs w:val="18"/>
                    </w:rPr>
                    <w:tab/>
                  </w:r>
                  <w:r w:rsidRPr="00D73915">
                    <w:rPr>
                      <w:rFonts w:ascii="Courier New" w:hAnsi="Courier New" w:cs="Courier New"/>
                      <w:b/>
                      <w:bCs/>
                      <w:color w:val="7F0055"/>
                      <w:kern w:val="0"/>
                      <w:sz w:val="18"/>
                      <w:szCs w:val="18"/>
                    </w:rPr>
                    <w:t>var</w:t>
                  </w:r>
                  <w:r w:rsidRPr="00D73915">
                    <w:rPr>
                      <w:rFonts w:ascii="Courier New" w:hAnsi="Courier New" w:cs="Courier New"/>
                      <w:color w:val="000000"/>
                      <w:kern w:val="0"/>
                      <w:sz w:val="18"/>
                      <w:szCs w:val="18"/>
                    </w:rPr>
                    <w:t>aset = div.getElementsByTagName(</w:t>
                  </w:r>
                  <w:r w:rsidRPr="00D73915">
                    <w:rPr>
                      <w:rFonts w:ascii="Courier New" w:hAnsi="Courier New" w:cs="Courier New"/>
                      <w:color w:val="2A00FF"/>
                      <w:kern w:val="0"/>
                      <w:sz w:val="18"/>
                      <w:szCs w:val="18"/>
                    </w:rPr>
                    <w:t>"a"</w:t>
                  </w:r>
                  <w:r w:rsidRPr="00D73915">
                    <w:rPr>
                      <w:rFonts w:ascii="Courier New" w:hAnsi="Courier New" w:cs="Courier New"/>
                      <w:color w:val="000000"/>
                      <w:kern w:val="0"/>
                      <w:sz w:val="18"/>
                      <w:szCs w:val="18"/>
                    </w:rPr>
                    <w:t>);</w:t>
                  </w:r>
                </w:p>
                <w:p w:rsidR="00A95533" w:rsidRPr="00D73915" w:rsidRDefault="00A95533" w:rsidP="004E0AFF">
                  <w:pPr>
                    <w:autoSpaceDE w:val="0"/>
                    <w:autoSpaceDN w:val="0"/>
                    <w:adjustRightInd w:val="0"/>
                    <w:jc w:val="left"/>
                    <w:rPr>
                      <w:rFonts w:ascii="Courier New" w:hAnsi="Courier New" w:cs="Courier New"/>
                      <w:kern w:val="0"/>
                      <w:sz w:val="18"/>
                      <w:szCs w:val="18"/>
                    </w:rPr>
                  </w:pPr>
                  <w:r w:rsidRPr="00D73915">
                    <w:rPr>
                      <w:rFonts w:ascii="Courier New" w:hAnsi="Courier New" w:cs="Courier New"/>
                      <w:color w:val="000000"/>
                      <w:kern w:val="0"/>
                      <w:sz w:val="18"/>
                      <w:szCs w:val="18"/>
                    </w:rPr>
                    <w:tab/>
                  </w:r>
                  <w:r w:rsidRPr="00D73915">
                    <w:rPr>
                      <w:rFonts w:ascii="Courier New" w:hAnsi="Courier New" w:cs="Courier New"/>
                      <w:b/>
                      <w:bCs/>
                      <w:color w:val="7F0055"/>
                      <w:kern w:val="0"/>
                      <w:sz w:val="18"/>
                      <w:szCs w:val="18"/>
                    </w:rPr>
                    <w:t>for</w:t>
                  </w:r>
                  <w:r w:rsidRPr="00D73915">
                    <w:rPr>
                      <w:rFonts w:ascii="Courier New" w:hAnsi="Courier New" w:cs="Courier New"/>
                      <w:color w:val="000000"/>
                      <w:kern w:val="0"/>
                      <w:sz w:val="18"/>
                      <w:szCs w:val="18"/>
                    </w:rPr>
                    <w:t xml:space="preserve"> ( </w:t>
                  </w:r>
                  <w:r w:rsidRPr="00D73915">
                    <w:rPr>
                      <w:rFonts w:ascii="Courier New" w:hAnsi="Courier New" w:cs="Courier New"/>
                      <w:b/>
                      <w:bCs/>
                      <w:color w:val="7F0055"/>
                      <w:kern w:val="0"/>
                      <w:sz w:val="18"/>
                      <w:szCs w:val="18"/>
                    </w:rPr>
                    <w:t>var</w:t>
                  </w:r>
                  <w:r w:rsidRPr="00D73915">
                    <w:rPr>
                      <w:rFonts w:ascii="Courier New" w:hAnsi="Courier New" w:cs="Courier New"/>
                      <w:color w:val="000000"/>
                      <w:kern w:val="0"/>
                      <w:sz w:val="18"/>
                      <w:szCs w:val="18"/>
                    </w:rPr>
                    <w:t xml:space="preserve"> j = 0; j &lt;aset.length; j++) {</w:t>
                  </w:r>
                </w:p>
                <w:p w:rsidR="00A95533" w:rsidRPr="00D73915" w:rsidRDefault="00A95533" w:rsidP="004E0AFF">
                  <w:pPr>
                    <w:autoSpaceDE w:val="0"/>
                    <w:autoSpaceDN w:val="0"/>
                    <w:adjustRightInd w:val="0"/>
                    <w:jc w:val="left"/>
                    <w:rPr>
                      <w:rFonts w:ascii="Courier New" w:hAnsi="Courier New" w:cs="Courier New"/>
                      <w:kern w:val="0"/>
                      <w:sz w:val="18"/>
                      <w:szCs w:val="18"/>
                    </w:rPr>
                  </w:pPr>
                  <w:r w:rsidRPr="00D73915">
                    <w:rPr>
                      <w:rFonts w:ascii="Courier New" w:hAnsi="Courier New" w:cs="Courier New"/>
                      <w:color w:val="000000"/>
                      <w:kern w:val="0"/>
                      <w:sz w:val="18"/>
                      <w:szCs w:val="18"/>
                    </w:rPr>
                    <w:tab/>
                  </w:r>
                  <w:r w:rsidRPr="00D73915">
                    <w:rPr>
                      <w:rFonts w:ascii="Courier New" w:hAnsi="Courier New" w:cs="Courier New"/>
                      <w:color w:val="000000"/>
                      <w:kern w:val="0"/>
                      <w:sz w:val="18"/>
                      <w:szCs w:val="18"/>
                    </w:rPr>
                    <w:tab/>
                  </w:r>
                  <w:r w:rsidRPr="00D73915">
                    <w:rPr>
                      <w:rFonts w:ascii="Courier New" w:hAnsi="Courier New" w:cs="Courier New"/>
                      <w:b/>
                      <w:bCs/>
                      <w:color w:val="7F0055"/>
                      <w:kern w:val="0"/>
                      <w:sz w:val="18"/>
                      <w:szCs w:val="18"/>
                    </w:rPr>
                    <w:t>if</w:t>
                  </w:r>
                  <w:r w:rsidRPr="00D73915">
                    <w:rPr>
                      <w:rFonts w:ascii="Courier New" w:hAnsi="Courier New" w:cs="Courier New"/>
                      <w:color w:val="000000"/>
                      <w:kern w:val="0"/>
                      <w:sz w:val="18"/>
                      <w:szCs w:val="18"/>
                    </w:rPr>
                    <w:t xml:space="preserve"> (aset[j].innerHTML == </w:t>
                  </w:r>
                  <w:r w:rsidRPr="00D73915">
                    <w:rPr>
                      <w:rFonts w:ascii="Courier New" w:hAnsi="Courier New" w:cs="Courier New"/>
                      <w:color w:val="2A00FF"/>
                      <w:kern w:val="0"/>
                      <w:sz w:val="18"/>
                      <w:szCs w:val="18"/>
                    </w:rPr>
                    <w:t>"</w:t>
                  </w:r>
                  <w:r w:rsidRPr="00D73915">
                    <w:rPr>
                      <w:rFonts w:ascii="Courier New" w:hAnsi="Courier New" w:cs="Courier New"/>
                      <w:color w:val="2A00FF"/>
                      <w:kern w:val="0"/>
                      <w:sz w:val="18"/>
                      <w:szCs w:val="18"/>
                    </w:rPr>
                    <w:t>下一页</w:t>
                  </w:r>
                  <w:r w:rsidRPr="00D73915">
                    <w:rPr>
                      <w:rFonts w:ascii="Courier New" w:hAnsi="Courier New" w:cs="Courier New"/>
                      <w:color w:val="2A00FF"/>
                      <w:kern w:val="0"/>
                      <w:sz w:val="18"/>
                      <w:szCs w:val="18"/>
                    </w:rPr>
                    <w:t>"</w:t>
                  </w:r>
                  <w:r w:rsidRPr="00D73915">
                    <w:rPr>
                      <w:rFonts w:ascii="Courier New" w:hAnsi="Courier New" w:cs="Courier New"/>
                      <w:color w:val="000000"/>
                      <w:kern w:val="0"/>
                      <w:sz w:val="18"/>
                      <w:szCs w:val="18"/>
                    </w:rPr>
                    <w:t>) {</w:t>
                  </w:r>
                </w:p>
                <w:p w:rsidR="00A95533" w:rsidRPr="00D73915" w:rsidRDefault="00A95533" w:rsidP="004E0AFF">
                  <w:pPr>
                    <w:autoSpaceDE w:val="0"/>
                    <w:autoSpaceDN w:val="0"/>
                    <w:adjustRightInd w:val="0"/>
                    <w:jc w:val="left"/>
                    <w:rPr>
                      <w:rFonts w:ascii="Courier New" w:hAnsi="Courier New" w:cs="Courier New"/>
                      <w:kern w:val="0"/>
                      <w:sz w:val="18"/>
                      <w:szCs w:val="18"/>
                    </w:rPr>
                  </w:pPr>
                  <w:r w:rsidRPr="00D73915">
                    <w:rPr>
                      <w:rFonts w:ascii="Courier New" w:hAnsi="Courier New" w:cs="Courier New"/>
                      <w:color w:val="000000"/>
                      <w:kern w:val="0"/>
                      <w:sz w:val="18"/>
                      <w:szCs w:val="18"/>
                    </w:rPr>
                    <w:tab/>
                  </w:r>
                  <w:r w:rsidRPr="00D73915">
                    <w:rPr>
                      <w:rFonts w:ascii="Courier New" w:hAnsi="Courier New" w:cs="Courier New"/>
                      <w:color w:val="000000"/>
                      <w:kern w:val="0"/>
                      <w:sz w:val="18"/>
                      <w:szCs w:val="18"/>
                    </w:rPr>
                    <w:tab/>
                  </w:r>
                  <w:r w:rsidRPr="00D73915">
                    <w:rPr>
                      <w:rFonts w:ascii="Courier New" w:hAnsi="Courier New" w:cs="Courier New"/>
                      <w:color w:val="000000"/>
                      <w:kern w:val="0"/>
                      <w:sz w:val="18"/>
                      <w:szCs w:val="18"/>
                    </w:rPr>
                    <w:tab/>
                    <w:t>hasnextpage = 1;</w:t>
                  </w:r>
                </w:p>
                <w:p w:rsidR="00A95533" w:rsidRPr="00D73915" w:rsidRDefault="00A95533" w:rsidP="004E0AFF">
                  <w:pPr>
                    <w:autoSpaceDE w:val="0"/>
                    <w:autoSpaceDN w:val="0"/>
                    <w:adjustRightInd w:val="0"/>
                    <w:jc w:val="left"/>
                    <w:rPr>
                      <w:rFonts w:ascii="Courier New" w:hAnsi="Courier New" w:cs="Courier New"/>
                      <w:kern w:val="0"/>
                      <w:sz w:val="18"/>
                      <w:szCs w:val="18"/>
                    </w:rPr>
                  </w:pPr>
                  <w:r w:rsidRPr="00D73915">
                    <w:rPr>
                      <w:rFonts w:ascii="Courier New" w:hAnsi="Courier New" w:cs="Courier New"/>
                      <w:color w:val="000000"/>
                      <w:kern w:val="0"/>
                      <w:sz w:val="18"/>
                      <w:szCs w:val="18"/>
                    </w:rPr>
                    <w:tab/>
                  </w:r>
                  <w:r w:rsidRPr="00D73915">
                    <w:rPr>
                      <w:rFonts w:ascii="Courier New" w:hAnsi="Courier New" w:cs="Courier New"/>
                      <w:color w:val="000000"/>
                      <w:kern w:val="0"/>
                      <w:sz w:val="18"/>
                      <w:szCs w:val="18"/>
                    </w:rPr>
                    <w:tab/>
                  </w:r>
                  <w:r w:rsidRPr="00D73915">
                    <w:rPr>
                      <w:rFonts w:ascii="Courier New" w:hAnsi="Courier New" w:cs="Courier New"/>
                      <w:color w:val="000000"/>
                      <w:kern w:val="0"/>
                      <w:sz w:val="18"/>
                      <w:szCs w:val="18"/>
                    </w:rPr>
                    <w:tab/>
                    <w:t xml:space="preserve">simulate(aset[j], </w:t>
                  </w:r>
                  <w:r w:rsidRPr="00D73915">
                    <w:rPr>
                      <w:rFonts w:ascii="Courier New" w:hAnsi="Courier New" w:cs="Courier New"/>
                      <w:color w:val="2A00FF"/>
                      <w:kern w:val="0"/>
                      <w:sz w:val="18"/>
                      <w:szCs w:val="18"/>
                    </w:rPr>
                    <w:t>"click"</w:t>
                  </w:r>
                  <w:r w:rsidRPr="00D73915">
                    <w:rPr>
                      <w:rFonts w:ascii="Courier New" w:hAnsi="Courier New" w:cs="Courier New"/>
                      <w:color w:val="000000"/>
                      <w:kern w:val="0"/>
                      <w:sz w:val="18"/>
                      <w:szCs w:val="18"/>
                    </w:rPr>
                    <w:t>);</w:t>
                  </w:r>
                  <w:r w:rsidRPr="00DA56C5">
                    <w:rPr>
                      <w:rFonts w:ascii="Courier New" w:hAnsi="Courier New" w:cs="Courier New" w:hint="eastAsia"/>
                      <w:color w:val="3F7F5F"/>
                      <w:kern w:val="0"/>
                      <w:sz w:val="18"/>
                      <w:szCs w:val="18"/>
                    </w:rPr>
                    <w:t>//</w:t>
                  </w:r>
                  <w:r w:rsidRPr="00DA56C5">
                    <w:rPr>
                      <w:rFonts w:ascii="Courier New" w:hAnsi="Courier New" w:cs="Courier New" w:hint="eastAsia"/>
                      <w:color w:val="3F7F5F"/>
                      <w:kern w:val="0"/>
                      <w:sz w:val="18"/>
                      <w:szCs w:val="18"/>
                    </w:rPr>
                    <w:t>模拟鼠标点击操作</w:t>
                  </w:r>
                </w:p>
                <w:p w:rsidR="00A95533" w:rsidRPr="00D73915" w:rsidRDefault="00A95533" w:rsidP="004E0AFF">
                  <w:pPr>
                    <w:autoSpaceDE w:val="0"/>
                    <w:autoSpaceDN w:val="0"/>
                    <w:adjustRightInd w:val="0"/>
                    <w:jc w:val="left"/>
                    <w:rPr>
                      <w:rFonts w:ascii="Courier New" w:hAnsi="Courier New" w:cs="Courier New"/>
                      <w:kern w:val="0"/>
                      <w:sz w:val="18"/>
                      <w:szCs w:val="18"/>
                    </w:rPr>
                  </w:pPr>
                  <w:r w:rsidRPr="00D73915">
                    <w:rPr>
                      <w:rFonts w:ascii="Courier New" w:hAnsi="Courier New" w:cs="Courier New"/>
                      <w:color w:val="000000"/>
                      <w:kern w:val="0"/>
                      <w:sz w:val="18"/>
                      <w:szCs w:val="18"/>
                    </w:rPr>
                    <w:tab/>
                  </w:r>
                  <w:r w:rsidRPr="00D73915">
                    <w:rPr>
                      <w:rFonts w:ascii="Courier New" w:hAnsi="Courier New" w:cs="Courier New"/>
                      <w:color w:val="000000"/>
                      <w:kern w:val="0"/>
                      <w:sz w:val="18"/>
                      <w:szCs w:val="18"/>
                    </w:rPr>
                    <w:tab/>
                  </w:r>
                  <w:r w:rsidRPr="00D73915">
                    <w:rPr>
                      <w:rFonts w:ascii="Courier New" w:hAnsi="Courier New" w:cs="Courier New"/>
                      <w:color w:val="000000"/>
                      <w:kern w:val="0"/>
                      <w:sz w:val="18"/>
                      <w:szCs w:val="18"/>
                    </w:rPr>
                    <w:tab/>
                  </w:r>
                  <w:r w:rsidRPr="00D73915">
                    <w:rPr>
                      <w:rFonts w:ascii="Courier New" w:hAnsi="Courier New" w:cs="Courier New"/>
                      <w:b/>
                      <w:bCs/>
                      <w:color w:val="7F0055"/>
                      <w:kern w:val="0"/>
                      <w:sz w:val="18"/>
                      <w:szCs w:val="18"/>
                    </w:rPr>
                    <w:t>returntrue</w:t>
                  </w:r>
                  <w:r w:rsidRPr="00D73915">
                    <w:rPr>
                      <w:rFonts w:ascii="Courier New" w:hAnsi="Courier New" w:cs="Courier New"/>
                      <w:color w:val="000000"/>
                      <w:kern w:val="0"/>
                      <w:sz w:val="18"/>
                      <w:szCs w:val="18"/>
                    </w:rPr>
                    <w:t>;</w:t>
                  </w:r>
                </w:p>
                <w:p w:rsidR="00A95533" w:rsidRPr="00D73915" w:rsidRDefault="00A95533" w:rsidP="004E0AFF">
                  <w:pPr>
                    <w:autoSpaceDE w:val="0"/>
                    <w:autoSpaceDN w:val="0"/>
                    <w:adjustRightInd w:val="0"/>
                    <w:jc w:val="left"/>
                    <w:rPr>
                      <w:rFonts w:ascii="Courier New" w:hAnsi="Courier New" w:cs="Courier New"/>
                      <w:kern w:val="0"/>
                      <w:sz w:val="18"/>
                      <w:szCs w:val="18"/>
                    </w:rPr>
                  </w:pPr>
                  <w:r w:rsidRPr="00D73915">
                    <w:rPr>
                      <w:rFonts w:ascii="Courier New" w:hAnsi="Courier New" w:cs="Courier New"/>
                      <w:color w:val="000000"/>
                      <w:kern w:val="0"/>
                      <w:sz w:val="18"/>
                      <w:szCs w:val="18"/>
                    </w:rPr>
                    <w:tab/>
                  </w:r>
                  <w:r w:rsidRPr="00D73915">
                    <w:rPr>
                      <w:rFonts w:ascii="Courier New" w:hAnsi="Courier New" w:cs="Courier New"/>
                      <w:color w:val="000000"/>
                      <w:kern w:val="0"/>
                      <w:sz w:val="18"/>
                      <w:szCs w:val="18"/>
                    </w:rPr>
                    <w:tab/>
                    <w:t>}</w:t>
                  </w:r>
                </w:p>
                <w:p w:rsidR="00A95533" w:rsidRPr="00D73915" w:rsidRDefault="00A95533" w:rsidP="004E0AFF">
                  <w:pPr>
                    <w:autoSpaceDE w:val="0"/>
                    <w:autoSpaceDN w:val="0"/>
                    <w:adjustRightInd w:val="0"/>
                    <w:jc w:val="left"/>
                    <w:rPr>
                      <w:rFonts w:ascii="Courier New" w:hAnsi="Courier New" w:cs="Courier New"/>
                      <w:kern w:val="0"/>
                      <w:sz w:val="18"/>
                      <w:szCs w:val="18"/>
                    </w:rPr>
                  </w:pPr>
                  <w:r w:rsidRPr="00D73915">
                    <w:rPr>
                      <w:rFonts w:ascii="Courier New" w:hAnsi="Courier New" w:cs="Courier New"/>
                      <w:color w:val="000000"/>
                      <w:kern w:val="0"/>
                      <w:sz w:val="18"/>
                      <w:szCs w:val="18"/>
                    </w:rPr>
                    <w:tab/>
                    <w:t>}</w:t>
                  </w:r>
                </w:p>
                <w:p w:rsidR="00A95533" w:rsidRPr="00D73915" w:rsidRDefault="00A95533" w:rsidP="004E0AFF">
                  <w:pPr>
                    <w:autoSpaceDE w:val="0"/>
                    <w:autoSpaceDN w:val="0"/>
                    <w:adjustRightInd w:val="0"/>
                    <w:jc w:val="left"/>
                    <w:rPr>
                      <w:rFonts w:ascii="Courier New" w:hAnsi="Courier New" w:cs="Courier New"/>
                      <w:kern w:val="0"/>
                      <w:sz w:val="18"/>
                      <w:szCs w:val="18"/>
                    </w:rPr>
                  </w:pPr>
                  <w:r w:rsidRPr="00D73915">
                    <w:rPr>
                      <w:rFonts w:ascii="Courier New" w:hAnsi="Courier New" w:cs="Courier New"/>
                      <w:color w:val="000000"/>
                      <w:kern w:val="0"/>
                      <w:sz w:val="18"/>
                      <w:szCs w:val="18"/>
                    </w:rPr>
                    <w:tab/>
                  </w:r>
                  <w:r w:rsidRPr="00D73915">
                    <w:rPr>
                      <w:rFonts w:ascii="Courier New" w:hAnsi="Courier New" w:cs="Courier New"/>
                      <w:b/>
                      <w:bCs/>
                      <w:color w:val="7F0055"/>
                      <w:kern w:val="0"/>
                      <w:sz w:val="18"/>
                      <w:szCs w:val="18"/>
                    </w:rPr>
                    <w:t>if</w:t>
                  </w:r>
                  <w:r w:rsidRPr="00D73915">
                    <w:rPr>
                      <w:rFonts w:ascii="Courier New" w:hAnsi="Courier New" w:cs="Courier New"/>
                      <w:color w:val="000000"/>
                      <w:kern w:val="0"/>
                      <w:sz w:val="18"/>
                      <w:szCs w:val="18"/>
                    </w:rPr>
                    <w:t>(hasnextpage==0)</w:t>
                  </w:r>
                </w:p>
                <w:p w:rsidR="00A95533" w:rsidRPr="00D73915" w:rsidRDefault="00A95533" w:rsidP="004E0AFF">
                  <w:pPr>
                    <w:autoSpaceDE w:val="0"/>
                    <w:autoSpaceDN w:val="0"/>
                    <w:adjustRightInd w:val="0"/>
                    <w:jc w:val="left"/>
                    <w:rPr>
                      <w:rFonts w:ascii="Courier New" w:hAnsi="Courier New" w:cs="Courier New"/>
                      <w:kern w:val="0"/>
                      <w:sz w:val="18"/>
                      <w:szCs w:val="18"/>
                    </w:rPr>
                  </w:pPr>
                  <w:r w:rsidRPr="00D73915">
                    <w:rPr>
                      <w:rFonts w:ascii="Courier New" w:hAnsi="Courier New" w:cs="Courier New"/>
                      <w:color w:val="000000"/>
                      <w:kern w:val="0"/>
                      <w:sz w:val="18"/>
                      <w:szCs w:val="18"/>
                    </w:rPr>
                    <w:tab/>
                    <w:t>{</w:t>
                  </w:r>
                  <w:r w:rsidRPr="00D73915">
                    <w:rPr>
                      <w:rFonts w:ascii="Courier New" w:hAnsi="Courier New" w:cs="Courier New"/>
                      <w:color w:val="3F7F5F"/>
                      <w:kern w:val="0"/>
                      <w:sz w:val="18"/>
                      <w:szCs w:val="18"/>
                    </w:rPr>
                    <w:t>//</w:t>
                  </w:r>
                  <w:r w:rsidRPr="00D73915">
                    <w:rPr>
                      <w:rFonts w:ascii="Courier New" w:hAnsi="Courier New" w:cs="Courier New"/>
                      <w:color w:val="3F7F5F"/>
                      <w:kern w:val="0"/>
                      <w:sz w:val="18"/>
                      <w:szCs w:val="18"/>
                    </w:rPr>
                    <w:t>到达尾页</w:t>
                  </w:r>
                </w:p>
                <w:p w:rsidR="00A95533" w:rsidRPr="00D73915" w:rsidRDefault="00A95533" w:rsidP="004E0AFF">
                  <w:pPr>
                    <w:autoSpaceDE w:val="0"/>
                    <w:autoSpaceDN w:val="0"/>
                    <w:adjustRightInd w:val="0"/>
                    <w:jc w:val="left"/>
                    <w:rPr>
                      <w:rFonts w:ascii="Courier New" w:hAnsi="Courier New" w:cs="Courier New"/>
                      <w:kern w:val="0"/>
                      <w:sz w:val="18"/>
                      <w:szCs w:val="18"/>
                    </w:rPr>
                  </w:pPr>
                  <w:r w:rsidRPr="00D73915">
                    <w:rPr>
                      <w:rFonts w:ascii="Courier New" w:hAnsi="Courier New" w:cs="Courier New"/>
                      <w:color w:val="000000"/>
                      <w:kern w:val="0"/>
                      <w:sz w:val="18"/>
                      <w:szCs w:val="18"/>
                    </w:rPr>
                    <w:tab/>
                  </w:r>
                  <w:r w:rsidRPr="00D73915">
                    <w:rPr>
                      <w:rFonts w:ascii="Courier New" w:hAnsi="Courier New" w:cs="Courier New"/>
                      <w:color w:val="000000"/>
                      <w:kern w:val="0"/>
                      <w:sz w:val="18"/>
                      <w:szCs w:val="18"/>
                    </w:rPr>
                    <w:tab/>
                    <w:t>ww.singleUrlFinished();</w:t>
                  </w:r>
                  <w:r w:rsidRPr="007F621D">
                    <w:rPr>
                      <w:rFonts w:ascii="Courier New" w:hAnsi="Courier New" w:cs="Courier New" w:hint="eastAsia"/>
                      <w:color w:val="3F7F5F"/>
                      <w:kern w:val="0"/>
                      <w:sz w:val="18"/>
                      <w:szCs w:val="18"/>
                    </w:rPr>
                    <w:t>//</w:t>
                  </w:r>
                  <w:r w:rsidRPr="007F621D">
                    <w:rPr>
                      <w:rFonts w:ascii="Courier New" w:hAnsi="Courier New" w:cs="Courier New" w:hint="eastAsia"/>
                      <w:color w:val="3F7F5F"/>
                      <w:kern w:val="0"/>
                      <w:sz w:val="18"/>
                      <w:szCs w:val="18"/>
                    </w:rPr>
                    <w:t>继续爬行下一个地址</w:t>
                  </w:r>
                </w:p>
                <w:p w:rsidR="00A95533" w:rsidRPr="00D73915" w:rsidRDefault="00A95533" w:rsidP="004E0AFF">
                  <w:pPr>
                    <w:autoSpaceDE w:val="0"/>
                    <w:autoSpaceDN w:val="0"/>
                    <w:adjustRightInd w:val="0"/>
                    <w:jc w:val="left"/>
                    <w:rPr>
                      <w:rFonts w:ascii="Courier New" w:hAnsi="Courier New" w:cs="Courier New"/>
                      <w:kern w:val="0"/>
                      <w:sz w:val="18"/>
                      <w:szCs w:val="18"/>
                    </w:rPr>
                  </w:pPr>
                  <w:r w:rsidRPr="00D73915">
                    <w:rPr>
                      <w:rFonts w:ascii="Courier New" w:hAnsi="Courier New" w:cs="Courier New"/>
                      <w:color w:val="000000"/>
                      <w:kern w:val="0"/>
                      <w:sz w:val="18"/>
                      <w:szCs w:val="18"/>
                    </w:rPr>
                    <w:tab/>
                  </w:r>
                  <w:r w:rsidRPr="00D73915">
                    <w:rPr>
                      <w:rFonts w:ascii="Courier New" w:hAnsi="Courier New" w:cs="Courier New"/>
                      <w:color w:val="000000"/>
                      <w:kern w:val="0"/>
                      <w:sz w:val="18"/>
                      <w:szCs w:val="18"/>
                    </w:rPr>
                    <w:tab/>
                  </w:r>
                  <w:r w:rsidRPr="00D73915">
                    <w:rPr>
                      <w:rFonts w:ascii="Courier New" w:hAnsi="Courier New" w:cs="Courier New"/>
                      <w:b/>
                      <w:bCs/>
                      <w:color w:val="7F0055"/>
                      <w:kern w:val="0"/>
                      <w:sz w:val="18"/>
                      <w:szCs w:val="18"/>
                    </w:rPr>
                    <w:t>returntrue</w:t>
                  </w:r>
                  <w:r w:rsidRPr="00D73915">
                    <w:rPr>
                      <w:rFonts w:ascii="Courier New" w:hAnsi="Courier New" w:cs="Courier New"/>
                      <w:color w:val="000000"/>
                      <w:kern w:val="0"/>
                      <w:sz w:val="18"/>
                      <w:szCs w:val="18"/>
                    </w:rPr>
                    <w:t>;</w:t>
                  </w:r>
                </w:p>
                <w:p w:rsidR="00A95533" w:rsidRPr="00D73915" w:rsidRDefault="00A95533" w:rsidP="004E0AFF">
                  <w:pPr>
                    <w:autoSpaceDE w:val="0"/>
                    <w:autoSpaceDN w:val="0"/>
                    <w:adjustRightInd w:val="0"/>
                    <w:jc w:val="left"/>
                    <w:rPr>
                      <w:rFonts w:ascii="Courier New" w:hAnsi="Courier New" w:cs="Courier New"/>
                      <w:kern w:val="0"/>
                      <w:sz w:val="18"/>
                      <w:szCs w:val="18"/>
                    </w:rPr>
                  </w:pPr>
                  <w:r w:rsidRPr="00D73915">
                    <w:rPr>
                      <w:rFonts w:ascii="Courier New" w:hAnsi="Courier New" w:cs="Courier New"/>
                      <w:color w:val="000000"/>
                      <w:kern w:val="0"/>
                      <w:sz w:val="18"/>
                      <w:szCs w:val="18"/>
                    </w:rPr>
                    <w:tab/>
                    <w:t>}</w:t>
                  </w:r>
                </w:p>
                <w:p w:rsidR="00A95533" w:rsidRPr="00D73915" w:rsidRDefault="00A95533" w:rsidP="004E0AFF">
                  <w:pPr>
                    <w:rPr>
                      <w:sz w:val="18"/>
                      <w:szCs w:val="18"/>
                    </w:rPr>
                  </w:pPr>
                  <w:r w:rsidRPr="00D73915">
                    <w:rPr>
                      <w:rFonts w:ascii="Courier New" w:hAnsi="Courier New" w:cs="Courier New"/>
                      <w:color w:val="000000"/>
                      <w:kern w:val="0"/>
                      <w:sz w:val="18"/>
                      <w:szCs w:val="18"/>
                    </w:rPr>
                    <w:t>})();</w:t>
                  </w:r>
                </w:p>
              </w:txbxContent>
            </v:textbox>
            <w10:wrap type="none"/>
            <w10:anchorlock/>
          </v:shape>
        </w:pict>
      </w:r>
    </w:p>
    <w:p w:rsidR="007D5639" w:rsidRDefault="007D5639" w:rsidP="00273C1E">
      <w:pPr>
        <w:pStyle w:val="3"/>
        <w:numPr>
          <w:ilvl w:val="2"/>
          <w:numId w:val="7"/>
        </w:numPr>
        <w:spacing w:line="360" w:lineRule="auto"/>
        <w:rPr>
          <w:color w:val="FF0000"/>
        </w:rPr>
      </w:pPr>
      <w:bookmarkStart w:id="20" w:name="_Toc341645760"/>
      <w:r w:rsidRPr="007D5639">
        <w:rPr>
          <w:rFonts w:hint="eastAsia"/>
          <w:color w:val="FF0000"/>
        </w:rPr>
        <w:lastRenderedPageBreak/>
        <w:t>自动生成翻页脚本</w:t>
      </w:r>
      <w:bookmarkEnd w:id="20"/>
    </w:p>
    <w:p w:rsidR="007E65E9" w:rsidRDefault="001760D2" w:rsidP="007E65E9">
      <w:pPr>
        <w:pStyle w:val="a9"/>
        <w:numPr>
          <w:ilvl w:val="0"/>
          <w:numId w:val="20"/>
        </w:numPr>
        <w:ind w:firstLineChars="0"/>
        <w:rPr>
          <w:rFonts w:hint="eastAsia"/>
          <w:color w:val="FF0000"/>
        </w:rPr>
      </w:pPr>
      <w:r w:rsidRPr="001760D2">
        <w:rPr>
          <w:rFonts w:hint="eastAsia"/>
          <w:color w:val="FF0000"/>
        </w:rPr>
        <w:t>通过用户</w:t>
      </w:r>
      <w:r w:rsidR="0013395B">
        <w:rPr>
          <w:rFonts w:hint="eastAsia"/>
          <w:color w:val="FF0000"/>
        </w:rPr>
        <w:t>与脚本生成工具进行交互</w:t>
      </w:r>
      <w:r w:rsidR="008E5B60">
        <w:rPr>
          <w:rFonts w:hint="eastAsia"/>
          <w:color w:val="FF0000"/>
        </w:rPr>
        <w:t>自动生成脚本</w:t>
      </w:r>
    </w:p>
    <w:p w:rsidR="00BA3591" w:rsidRPr="00C07089" w:rsidRDefault="005865A5" w:rsidP="007E65E9">
      <w:pPr>
        <w:pStyle w:val="a9"/>
        <w:numPr>
          <w:ilvl w:val="0"/>
          <w:numId w:val="20"/>
        </w:numPr>
        <w:ind w:firstLineChars="0"/>
        <w:rPr>
          <w:rFonts w:hint="eastAsia"/>
          <w:b/>
          <w:color w:val="FF0000"/>
          <w:u w:val="single"/>
        </w:rPr>
      </w:pPr>
      <w:r w:rsidRPr="00C07089">
        <w:rPr>
          <w:rFonts w:hint="eastAsia"/>
          <w:b/>
          <w:color w:val="FF0000"/>
          <w:u w:val="single"/>
        </w:rPr>
        <w:t>生成脚本页面的上端为生成脚本各项设定</w:t>
      </w:r>
      <w:r w:rsidR="00BA3591" w:rsidRPr="00C07089">
        <w:rPr>
          <w:rFonts w:hint="eastAsia"/>
          <w:b/>
          <w:color w:val="FF0000"/>
          <w:u w:val="single"/>
        </w:rPr>
        <w:t>：</w:t>
      </w:r>
    </w:p>
    <w:p w:rsidR="005865A5" w:rsidRPr="00C07089" w:rsidRDefault="005865A5" w:rsidP="00BA3591">
      <w:pPr>
        <w:pStyle w:val="a9"/>
        <w:numPr>
          <w:ilvl w:val="1"/>
          <w:numId w:val="20"/>
        </w:numPr>
        <w:ind w:firstLineChars="0"/>
        <w:rPr>
          <w:rFonts w:hint="eastAsia"/>
          <w:b/>
          <w:color w:val="FF0000"/>
          <w:u w:val="single"/>
        </w:rPr>
      </w:pPr>
      <w:r w:rsidRPr="00C07089">
        <w:rPr>
          <w:rFonts w:hint="eastAsia"/>
          <w:b/>
          <w:color w:val="FF0000"/>
          <w:u w:val="single"/>
        </w:rPr>
        <w:t>“分页链接样式”，按钮选择为“有翻页标志”、“无翻页标志”，其中，有翻页标志表示网页中存在</w:t>
      </w:r>
      <w:r w:rsidR="00CD66FF" w:rsidRPr="00C07089">
        <w:rPr>
          <w:rFonts w:hint="eastAsia"/>
          <w:b/>
          <w:color w:val="FF0000"/>
          <w:u w:val="single"/>
        </w:rPr>
        <w:t>“下一页”、“下页”、“</w:t>
      </w:r>
      <w:r w:rsidR="00CD66FF" w:rsidRPr="00C07089">
        <w:rPr>
          <w:rFonts w:hint="eastAsia"/>
          <w:b/>
          <w:color w:val="FF0000"/>
          <w:u w:val="single"/>
        </w:rPr>
        <w:t>Next</w:t>
      </w:r>
      <w:r w:rsidR="00CD66FF" w:rsidRPr="00C07089">
        <w:rPr>
          <w:rFonts w:hint="eastAsia"/>
          <w:b/>
          <w:color w:val="FF0000"/>
          <w:u w:val="single"/>
        </w:rPr>
        <w:t>”、“》》”等类似按钮标志</w:t>
      </w:r>
      <w:r w:rsidR="00BA3591" w:rsidRPr="00C07089">
        <w:rPr>
          <w:rFonts w:hint="eastAsia"/>
          <w:b/>
          <w:color w:val="FF0000"/>
          <w:u w:val="single"/>
        </w:rPr>
        <w:t>；</w:t>
      </w:r>
    </w:p>
    <w:p w:rsidR="00BA3591" w:rsidRPr="00C07089" w:rsidRDefault="00BA3591" w:rsidP="00BA3591">
      <w:pPr>
        <w:pStyle w:val="a9"/>
        <w:numPr>
          <w:ilvl w:val="1"/>
          <w:numId w:val="20"/>
        </w:numPr>
        <w:ind w:firstLineChars="0"/>
        <w:rPr>
          <w:rFonts w:hint="eastAsia"/>
          <w:b/>
          <w:color w:val="FF0000"/>
          <w:u w:val="single"/>
        </w:rPr>
      </w:pPr>
      <w:r w:rsidRPr="00C07089">
        <w:rPr>
          <w:rFonts w:hint="eastAsia"/>
          <w:b/>
          <w:color w:val="FF0000"/>
          <w:u w:val="single"/>
        </w:rPr>
        <w:t>“模式”，分为“局部刷新”、“全局刷新”，局部刷新指的是新内容加载过程中，地址栏中的网页</w:t>
      </w:r>
      <w:r w:rsidRPr="00C07089">
        <w:rPr>
          <w:rFonts w:hint="eastAsia"/>
          <w:b/>
          <w:color w:val="FF0000"/>
          <w:u w:val="single"/>
        </w:rPr>
        <w:t>URL</w:t>
      </w:r>
      <w:r w:rsidRPr="00C07089">
        <w:rPr>
          <w:rFonts w:hint="eastAsia"/>
          <w:b/>
          <w:color w:val="FF0000"/>
          <w:u w:val="single"/>
        </w:rPr>
        <w:t>链接不变，只是内容动态加载，全局刷新指的是新内容加载过程中，</w:t>
      </w:r>
      <w:r w:rsidR="00491CF8" w:rsidRPr="00C07089">
        <w:rPr>
          <w:rFonts w:hint="eastAsia"/>
          <w:b/>
          <w:color w:val="FF0000"/>
          <w:u w:val="single"/>
        </w:rPr>
        <w:t>地址栏中的</w:t>
      </w:r>
      <w:r w:rsidRPr="00C07089">
        <w:rPr>
          <w:rFonts w:hint="eastAsia"/>
          <w:b/>
          <w:color w:val="FF0000"/>
          <w:u w:val="single"/>
        </w:rPr>
        <w:t>网页</w:t>
      </w:r>
      <w:r w:rsidR="00491CF8" w:rsidRPr="00C07089">
        <w:rPr>
          <w:rFonts w:hint="eastAsia"/>
          <w:b/>
          <w:color w:val="FF0000"/>
          <w:u w:val="single"/>
        </w:rPr>
        <w:t>URL</w:t>
      </w:r>
      <w:r w:rsidRPr="00C07089">
        <w:rPr>
          <w:rFonts w:hint="eastAsia"/>
          <w:b/>
          <w:color w:val="FF0000"/>
          <w:u w:val="single"/>
        </w:rPr>
        <w:t>链接</w:t>
      </w:r>
      <w:r w:rsidR="00491CF8" w:rsidRPr="00C07089">
        <w:rPr>
          <w:rFonts w:hint="eastAsia"/>
          <w:b/>
          <w:color w:val="FF0000"/>
          <w:u w:val="single"/>
        </w:rPr>
        <w:t>会变为另一</w:t>
      </w:r>
      <w:r w:rsidR="00364FBF" w:rsidRPr="00C07089">
        <w:rPr>
          <w:rFonts w:hint="eastAsia"/>
          <w:b/>
          <w:color w:val="FF0000"/>
          <w:u w:val="single"/>
        </w:rPr>
        <w:t>个定地址。</w:t>
      </w:r>
    </w:p>
    <w:p w:rsidR="00A95533" w:rsidRPr="00C07089" w:rsidRDefault="00A95533" w:rsidP="00BA3591">
      <w:pPr>
        <w:pStyle w:val="a9"/>
        <w:numPr>
          <w:ilvl w:val="1"/>
          <w:numId w:val="20"/>
        </w:numPr>
        <w:ind w:firstLineChars="0"/>
        <w:rPr>
          <w:rFonts w:hint="eastAsia"/>
          <w:b/>
          <w:color w:val="FF0000"/>
          <w:u w:val="single"/>
        </w:rPr>
      </w:pPr>
      <w:r w:rsidRPr="00C07089">
        <w:rPr>
          <w:rFonts w:hint="eastAsia"/>
          <w:b/>
          <w:color w:val="FF0000"/>
          <w:u w:val="single"/>
        </w:rPr>
        <w:t>“分页获取规则”，为设定的翻页按钮的</w:t>
      </w:r>
      <w:r w:rsidRPr="00C07089">
        <w:rPr>
          <w:rFonts w:hint="eastAsia"/>
          <w:b/>
          <w:color w:val="FF0000"/>
          <w:u w:val="single"/>
        </w:rPr>
        <w:t>HTML</w:t>
      </w:r>
      <w:r w:rsidRPr="00C07089">
        <w:rPr>
          <w:rFonts w:hint="eastAsia"/>
          <w:b/>
          <w:color w:val="FF0000"/>
          <w:u w:val="single"/>
        </w:rPr>
        <w:t>源代码。</w:t>
      </w:r>
    </w:p>
    <w:p w:rsidR="00A95533" w:rsidRPr="00C35738" w:rsidRDefault="00A95533" w:rsidP="00BA3591">
      <w:pPr>
        <w:pStyle w:val="a9"/>
        <w:numPr>
          <w:ilvl w:val="1"/>
          <w:numId w:val="20"/>
        </w:numPr>
        <w:ind w:firstLineChars="0"/>
        <w:rPr>
          <w:rFonts w:hint="eastAsia"/>
          <w:color w:val="FF0000"/>
        </w:rPr>
      </w:pPr>
      <w:r w:rsidRPr="00C07089">
        <w:rPr>
          <w:rFonts w:hint="eastAsia"/>
          <w:b/>
          <w:color w:val="FF0000"/>
          <w:u w:val="single"/>
        </w:rPr>
        <w:t>“参数”设置，“时延”设置，表示进行翻完一页保存完毕后，再翻下一页继续保存的时延；“自动滚屏”是网页初期加载过程中，网页只会加载一部分内容</w:t>
      </w:r>
      <w:r w:rsidR="00306EB1" w:rsidRPr="00C07089">
        <w:rPr>
          <w:rFonts w:hint="eastAsia"/>
          <w:b/>
          <w:color w:val="FF0000"/>
          <w:u w:val="single"/>
        </w:rPr>
        <w:t>（网页上端的内容）</w:t>
      </w:r>
      <w:r w:rsidRPr="00C07089">
        <w:rPr>
          <w:rFonts w:hint="eastAsia"/>
          <w:b/>
          <w:color w:val="FF0000"/>
          <w:u w:val="single"/>
        </w:rPr>
        <w:t>，需要浏览器自动滚屏到下部</w:t>
      </w:r>
      <w:r w:rsidR="00306EB1" w:rsidRPr="00C07089">
        <w:rPr>
          <w:rFonts w:hint="eastAsia"/>
          <w:b/>
          <w:color w:val="FF0000"/>
          <w:u w:val="single"/>
        </w:rPr>
        <w:t>，激发加载另外部分的内容</w:t>
      </w:r>
      <w:r w:rsidR="00877A76" w:rsidRPr="00C07089">
        <w:rPr>
          <w:rFonts w:hint="eastAsia"/>
          <w:b/>
          <w:color w:val="FF0000"/>
          <w:u w:val="single"/>
        </w:rPr>
        <w:t>，有时需要滚屏多次，例如新浪微博，需要滚屏两次</w:t>
      </w:r>
      <w:r w:rsidR="005E1F88" w:rsidRPr="00C07089">
        <w:rPr>
          <w:rFonts w:hint="eastAsia"/>
          <w:b/>
          <w:color w:val="FF0000"/>
          <w:u w:val="single"/>
        </w:rPr>
        <w:t>：</w:t>
      </w:r>
    </w:p>
    <w:p w:rsidR="00C35738" w:rsidRPr="007F7E38" w:rsidRDefault="006D65D6" w:rsidP="00C35738">
      <w:pPr>
        <w:pStyle w:val="a9"/>
        <w:ind w:left="987" w:firstLineChars="0" w:firstLine="0"/>
        <w:rPr>
          <w:rFonts w:hint="eastAsia"/>
          <w:color w:val="FF0000"/>
        </w:rPr>
      </w:pPr>
      <w:r>
        <w:rPr>
          <w:noProof/>
        </w:rPr>
        <w:drawing>
          <wp:inline distT="0" distB="0" distL="0" distR="0" wp14:anchorId="7EE79416" wp14:editId="6045C39A">
            <wp:extent cx="4570375" cy="278295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73181" cy="2784665"/>
                    </a:xfrm>
                    <a:prstGeom prst="rect">
                      <a:avLst/>
                    </a:prstGeom>
                  </pic:spPr>
                </pic:pic>
              </a:graphicData>
            </a:graphic>
          </wp:inline>
        </w:drawing>
      </w:r>
    </w:p>
    <w:p w:rsidR="007F7E38" w:rsidRPr="00C07089" w:rsidRDefault="007F7E38" w:rsidP="00BA3591">
      <w:pPr>
        <w:pStyle w:val="a9"/>
        <w:numPr>
          <w:ilvl w:val="1"/>
          <w:numId w:val="20"/>
        </w:numPr>
        <w:ind w:firstLineChars="0"/>
        <w:rPr>
          <w:rFonts w:hint="eastAsia"/>
          <w:b/>
          <w:color w:val="FF0000"/>
        </w:rPr>
      </w:pPr>
      <w:r w:rsidRPr="00C07089">
        <w:rPr>
          <w:rFonts w:hint="eastAsia"/>
          <w:b/>
          <w:color w:val="FF0000"/>
          <w:u w:val="single"/>
        </w:rPr>
        <w:t>“输出文件区域”，为生成的翻页脚本内容。</w:t>
      </w:r>
    </w:p>
    <w:p w:rsidR="00C604F5" w:rsidRPr="00C604F5" w:rsidRDefault="00C604F5" w:rsidP="00C604F5">
      <w:pPr>
        <w:pStyle w:val="a9"/>
        <w:numPr>
          <w:ilvl w:val="0"/>
          <w:numId w:val="24"/>
        </w:numPr>
        <w:ind w:firstLineChars="0"/>
        <w:rPr>
          <w:color w:val="FF0000"/>
        </w:rPr>
      </w:pPr>
      <w:r>
        <w:rPr>
          <w:rFonts w:hint="eastAsia"/>
          <w:color w:val="FF0000"/>
        </w:rPr>
        <w:t>页面下端为一个浏览器。</w:t>
      </w:r>
    </w:p>
    <w:p w:rsidR="007D5639" w:rsidRDefault="002B75B8" w:rsidP="002B75B8">
      <w:pPr>
        <w:pStyle w:val="a9"/>
        <w:numPr>
          <w:ilvl w:val="0"/>
          <w:numId w:val="21"/>
        </w:numPr>
        <w:ind w:firstLineChars="0"/>
        <w:rPr>
          <w:color w:val="FF0000"/>
        </w:rPr>
      </w:pPr>
      <w:r w:rsidRPr="002B75B8">
        <w:rPr>
          <w:rFonts w:hint="eastAsia"/>
          <w:color w:val="FF0000"/>
        </w:rPr>
        <w:t>首先</w:t>
      </w:r>
      <w:r w:rsidR="00751F51">
        <w:rPr>
          <w:rFonts w:hint="eastAsia"/>
          <w:color w:val="FF0000"/>
        </w:rPr>
        <w:t>用户</w:t>
      </w:r>
      <w:r>
        <w:rPr>
          <w:rFonts w:hint="eastAsia"/>
          <w:color w:val="FF0000"/>
        </w:rPr>
        <w:t>在</w:t>
      </w:r>
      <w:r w:rsidR="0055354D">
        <w:rPr>
          <w:rFonts w:hint="eastAsia"/>
          <w:color w:val="FF0000"/>
        </w:rPr>
        <w:t>“典型页面”</w:t>
      </w:r>
      <w:r>
        <w:rPr>
          <w:rFonts w:hint="eastAsia"/>
          <w:color w:val="FF0000"/>
        </w:rPr>
        <w:t>地址栏中输入要</w:t>
      </w:r>
      <w:r w:rsidR="006D04AA">
        <w:rPr>
          <w:rFonts w:hint="eastAsia"/>
          <w:color w:val="FF0000"/>
        </w:rPr>
        <w:t>典型页面</w:t>
      </w:r>
      <w:r w:rsidR="00751F51">
        <w:rPr>
          <w:rFonts w:hint="eastAsia"/>
          <w:color w:val="FF0000"/>
        </w:rPr>
        <w:t>的</w:t>
      </w:r>
      <w:r w:rsidR="00751F51">
        <w:rPr>
          <w:rFonts w:hint="eastAsia"/>
          <w:color w:val="FF0000"/>
        </w:rPr>
        <w:t>Url</w:t>
      </w:r>
      <w:r w:rsidR="00C500D8">
        <w:rPr>
          <w:rFonts w:hint="eastAsia"/>
          <w:color w:val="FF0000"/>
        </w:rPr>
        <w:t>，敲击回车键</w:t>
      </w:r>
      <w:r w:rsidR="00831906">
        <w:rPr>
          <w:rFonts w:hint="eastAsia"/>
          <w:color w:val="FF0000"/>
        </w:rPr>
        <w:t>，打开典型页面</w:t>
      </w:r>
      <w:r w:rsidR="006058D1">
        <w:rPr>
          <w:rFonts w:hint="eastAsia"/>
          <w:color w:val="FF0000"/>
        </w:rPr>
        <w:t>。</w:t>
      </w:r>
    </w:p>
    <w:p w:rsidR="00C500D8" w:rsidRPr="0047707F" w:rsidRDefault="0047707F" w:rsidP="0047707F">
      <w:pPr>
        <w:rPr>
          <w:color w:val="FF0000"/>
        </w:rPr>
      </w:pPr>
      <w:r>
        <w:rPr>
          <w:noProof/>
        </w:rPr>
        <w:lastRenderedPageBreak/>
        <w:drawing>
          <wp:inline distT="0" distB="0" distL="0" distR="0" wp14:anchorId="280A2FA9" wp14:editId="29D3270F">
            <wp:extent cx="5274310" cy="343745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437458"/>
                    </a:xfrm>
                    <a:prstGeom prst="rect">
                      <a:avLst/>
                    </a:prstGeom>
                  </pic:spPr>
                </pic:pic>
              </a:graphicData>
            </a:graphic>
          </wp:inline>
        </w:drawing>
      </w:r>
    </w:p>
    <w:p w:rsidR="00FD54EB" w:rsidRDefault="0009404D" w:rsidP="002B75B8">
      <w:pPr>
        <w:pStyle w:val="a9"/>
        <w:numPr>
          <w:ilvl w:val="0"/>
          <w:numId w:val="21"/>
        </w:numPr>
        <w:ind w:firstLineChars="0"/>
        <w:rPr>
          <w:rFonts w:hint="eastAsia"/>
          <w:color w:val="FF0000"/>
        </w:rPr>
      </w:pPr>
      <w:r>
        <w:rPr>
          <w:rFonts w:hint="eastAsia"/>
          <w:color w:val="FF0000"/>
        </w:rPr>
        <w:t>在网页中大致找到翻页按钮，</w:t>
      </w:r>
      <w:r w:rsidR="00721639" w:rsidRPr="00721639">
        <w:rPr>
          <w:rFonts w:hint="eastAsia"/>
          <w:b/>
          <w:color w:val="FF0000"/>
          <w:u w:val="single"/>
        </w:rPr>
        <w:t>先</w:t>
      </w:r>
      <w:r w:rsidR="009A5B88">
        <w:rPr>
          <w:rFonts w:hint="eastAsia"/>
          <w:color w:val="FF0000"/>
        </w:rPr>
        <w:t>选择“选定”按钮</w:t>
      </w:r>
      <w:r w:rsidR="00D3506C">
        <w:rPr>
          <w:rFonts w:hint="eastAsia"/>
          <w:color w:val="FF0000"/>
        </w:rPr>
        <w:t>工具</w:t>
      </w:r>
      <w:r w:rsidR="009A5B88">
        <w:rPr>
          <w:rFonts w:hint="eastAsia"/>
          <w:color w:val="FF0000"/>
        </w:rPr>
        <w:t>，</w:t>
      </w:r>
      <w:r w:rsidR="00721639" w:rsidRPr="00721639">
        <w:rPr>
          <w:rFonts w:hint="eastAsia"/>
          <w:b/>
          <w:color w:val="FF0000"/>
          <w:u w:val="single"/>
        </w:rPr>
        <w:t>再</w:t>
      </w:r>
      <w:r w:rsidR="00DA2602">
        <w:rPr>
          <w:rFonts w:hint="eastAsia"/>
          <w:color w:val="FF0000"/>
        </w:rPr>
        <w:t>在网页中点击“翻页按钮”</w:t>
      </w:r>
      <w:r w:rsidR="005865A5">
        <w:rPr>
          <w:rFonts w:hint="eastAsia"/>
          <w:color w:val="FF0000"/>
        </w:rPr>
        <w:t>,</w:t>
      </w:r>
      <w:r w:rsidR="005865A5">
        <w:rPr>
          <w:rFonts w:hint="eastAsia"/>
          <w:color w:val="FF0000"/>
        </w:rPr>
        <w:t>，这个翻页按钮通常就是“下一页”、“下页”、“</w:t>
      </w:r>
      <w:r w:rsidR="005865A5">
        <w:rPr>
          <w:rFonts w:hint="eastAsia"/>
          <w:color w:val="FF0000"/>
        </w:rPr>
        <w:t>Next</w:t>
      </w:r>
      <w:r w:rsidR="005865A5">
        <w:rPr>
          <w:rFonts w:hint="eastAsia"/>
          <w:color w:val="FF0000"/>
        </w:rPr>
        <w:t>”、“》》”</w:t>
      </w:r>
    </w:p>
    <w:p w:rsidR="00C07089" w:rsidRPr="00022157" w:rsidRDefault="00C07089" w:rsidP="00022157">
      <w:pPr>
        <w:ind w:left="420"/>
        <w:rPr>
          <w:rFonts w:hint="eastAsia"/>
          <w:color w:val="FF0000"/>
        </w:rPr>
      </w:pPr>
      <w:r>
        <w:rPr>
          <w:noProof/>
        </w:rPr>
        <w:drawing>
          <wp:inline distT="0" distB="0" distL="0" distR="0" wp14:anchorId="32BCC1F7" wp14:editId="0E69F46E">
            <wp:extent cx="5110002" cy="333037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14676" cy="3333418"/>
                    </a:xfrm>
                    <a:prstGeom prst="rect">
                      <a:avLst/>
                    </a:prstGeom>
                  </pic:spPr>
                </pic:pic>
              </a:graphicData>
            </a:graphic>
          </wp:inline>
        </w:drawing>
      </w:r>
    </w:p>
    <w:p w:rsidR="00C07089" w:rsidRPr="00EE671C" w:rsidRDefault="00C07089" w:rsidP="002B75B8">
      <w:pPr>
        <w:pStyle w:val="a9"/>
        <w:numPr>
          <w:ilvl w:val="0"/>
          <w:numId w:val="21"/>
        </w:numPr>
        <w:ind w:firstLineChars="0"/>
        <w:rPr>
          <w:b/>
          <w:color w:val="FF0000"/>
          <w:u w:val="single"/>
        </w:rPr>
      </w:pPr>
      <w:r w:rsidRPr="00EE671C">
        <w:rPr>
          <w:rFonts w:hint="eastAsia"/>
          <w:b/>
          <w:color w:val="FF0000"/>
          <w:u w:val="single"/>
        </w:rPr>
        <w:t>在选定过程中，浏览器中出现的蓝色的框表示</w:t>
      </w:r>
      <w:r w:rsidR="00D70C66">
        <w:rPr>
          <w:rFonts w:hint="eastAsia"/>
          <w:b/>
          <w:color w:val="FF0000"/>
          <w:u w:val="single"/>
        </w:rPr>
        <w:t>：</w:t>
      </w:r>
      <w:r w:rsidRPr="00EE671C">
        <w:rPr>
          <w:rFonts w:hint="eastAsia"/>
          <w:b/>
          <w:color w:val="FF0000"/>
          <w:u w:val="single"/>
        </w:rPr>
        <w:t>当前鼠标指向内容</w:t>
      </w:r>
      <w:r w:rsidR="00DC0949">
        <w:rPr>
          <w:rFonts w:hint="eastAsia"/>
          <w:b/>
          <w:color w:val="FF0000"/>
          <w:u w:val="single"/>
        </w:rPr>
        <w:t>的</w:t>
      </w:r>
      <w:r w:rsidR="000A7EC6">
        <w:rPr>
          <w:rFonts w:hint="eastAsia"/>
          <w:b/>
          <w:color w:val="FF0000"/>
          <w:u w:val="single"/>
        </w:rPr>
        <w:t>HTML</w:t>
      </w:r>
      <w:r w:rsidR="00B34142">
        <w:rPr>
          <w:rFonts w:hint="eastAsia"/>
          <w:b/>
          <w:color w:val="FF0000"/>
          <w:u w:val="single"/>
        </w:rPr>
        <w:t>标签</w:t>
      </w:r>
      <w:r w:rsidR="00AE7E64">
        <w:rPr>
          <w:rFonts w:hint="eastAsia"/>
          <w:b/>
          <w:color w:val="FF0000"/>
          <w:u w:val="single"/>
        </w:rPr>
        <w:t>。</w:t>
      </w:r>
      <w:r w:rsidRPr="00EE671C">
        <w:rPr>
          <w:rFonts w:hint="eastAsia"/>
          <w:b/>
          <w:color w:val="FF0000"/>
          <w:u w:val="single"/>
        </w:rPr>
        <w:t>用户</w:t>
      </w:r>
      <w:r w:rsidR="003A3A74">
        <w:rPr>
          <w:rFonts w:hint="eastAsia"/>
          <w:b/>
          <w:color w:val="FF0000"/>
          <w:u w:val="single"/>
        </w:rPr>
        <w:t>讲鼠标移至</w:t>
      </w:r>
      <w:r w:rsidRPr="00EE671C">
        <w:rPr>
          <w:rFonts w:hint="eastAsia"/>
          <w:b/>
          <w:color w:val="FF0000"/>
          <w:u w:val="single"/>
        </w:rPr>
        <w:t>“翻页按钮”后</w:t>
      </w:r>
      <w:r w:rsidR="003A3A74">
        <w:rPr>
          <w:rFonts w:hint="eastAsia"/>
          <w:b/>
          <w:color w:val="FF0000"/>
          <w:u w:val="single"/>
        </w:rPr>
        <w:t>，按钮也会出现蓝色的框，表示找到</w:t>
      </w:r>
      <w:r w:rsidR="000A7EC6">
        <w:rPr>
          <w:rFonts w:hint="eastAsia"/>
          <w:b/>
          <w:color w:val="FF0000"/>
          <w:u w:val="single"/>
        </w:rPr>
        <w:t>翻页按钮的</w:t>
      </w:r>
      <w:r w:rsidR="00F96EFD">
        <w:rPr>
          <w:rFonts w:hint="eastAsia"/>
          <w:b/>
          <w:color w:val="FF0000"/>
          <w:u w:val="single"/>
        </w:rPr>
        <w:t>HTML</w:t>
      </w:r>
      <w:r w:rsidR="00F96EFD">
        <w:rPr>
          <w:rFonts w:hint="eastAsia"/>
          <w:b/>
          <w:color w:val="FF0000"/>
          <w:u w:val="single"/>
        </w:rPr>
        <w:t>标签</w:t>
      </w:r>
      <w:r w:rsidR="00415485">
        <w:rPr>
          <w:rFonts w:hint="eastAsia"/>
          <w:b/>
          <w:color w:val="FF0000"/>
          <w:u w:val="single"/>
        </w:rPr>
        <w:t>。</w:t>
      </w:r>
    </w:p>
    <w:p w:rsidR="009A5B88" w:rsidRDefault="009A5B88" w:rsidP="009A5B88">
      <w:pPr>
        <w:rPr>
          <w:color w:val="FF0000"/>
        </w:rPr>
      </w:pPr>
    </w:p>
    <w:p w:rsidR="00A20664" w:rsidRPr="009A5B88" w:rsidRDefault="009D6653" w:rsidP="009A5B88">
      <w:pPr>
        <w:rPr>
          <w:color w:val="FF0000"/>
        </w:rPr>
      </w:pPr>
      <w:r>
        <w:rPr>
          <w:noProof/>
        </w:rPr>
        <w:lastRenderedPageBreak/>
        <w:pict>
          <v:shape id="_x0000_s1031" type="#_x0000_t202" style="position:absolute;left:0;text-align:left;margin-left:383.35pt;margin-top:249.8pt;width:61.35pt;height:28.2pt;z-index:25166233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" strokecolor="white [3212]">
            <v:textbox style="mso-next-textbox:#_x0000_s1031">
              <w:txbxContent>
                <w:p w:rsidR="009D6653" w:rsidRPr="009D6653" w:rsidRDefault="009D6653">
                  <w:pPr>
                    <w:rPr>
                      <w:color w:val="FF0000"/>
                    </w:rPr>
                  </w:pPr>
                  <w:r w:rsidRPr="009D6653">
                    <w:rPr>
                      <w:rFonts w:hint="eastAsia"/>
                      <w:color w:val="FF0000"/>
                    </w:rPr>
                    <w:t>翻页按钮</w:t>
                  </w:r>
                </w:p>
              </w:txbxContent>
            </v:textbox>
          </v:shape>
        </w:pict>
      </w:r>
      <w:r>
        <w:rPr>
          <w:noProof/>
        </w:rPr>
        <w:pict>
          <v:shape id="文本框 2" o:spid="_x0000_s1030" type="#_x0000_t202" style="position:absolute;left:0;text-align:left;margin-left:352pt;margin-top:160.95pt;width:50.1pt;height:24.35pt;z-index:25166028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" strokecolor="white [3212]">
            <v:textbox style="mso-next-textbox:#文本框 2">
              <w:txbxContent>
                <w:p w:rsidR="009D6653" w:rsidRPr="009D6653" w:rsidRDefault="009D6653">
                  <w:pPr>
                    <w:rPr>
                      <w:color w:val="FF0000"/>
                    </w:rPr>
                  </w:pPr>
                  <w:r w:rsidRPr="009D6653">
                    <w:rPr>
                      <w:rFonts w:hint="eastAsia"/>
                      <w:color w:val="FF0000"/>
                    </w:rPr>
                    <w:t>蓝色框</w:t>
                  </w:r>
                </w:p>
              </w:txbxContent>
            </v:textbox>
          </v:shape>
        </w:pict>
      </w:r>
      <w:r w:rsidRPr="009D6653">
        <w:rPr>
          <w:noProof/>
          <w:color w:val="FF0000"/>
        </w:rPr>
        <w:pict>
          <v:shapetype id="_x0000_t32" coordsize="21600,21600" o:spt="32" o:oned="t" path="m,l21600,21600e" filled="f">
            <v:path arrowok="t" fillok="f" o:connecttype="none"/>
            <o:lock v:ext="edit" shapetype="t"/>
          </v:shapetype>
          <v:shape id="_x0000_s1029" type="#_x0000_t32" style="position:absolute;left:0;text-align:left;margin-left:386.5pt;margin-top:185.3pt;width:0;height:33.8pt;z-index:251658240" o:connectortype="straight" strokecolor="red">
            <v:stroke endarrow="block"/>
          </v:shape>
        </w:pict>
      </w:r>
      <w:r w:rsidR="00A20664">
        <w:rPr>
          <w:noProof/>
        </w:rPr>
        <w:drawing>
          <wp:inline distT="0" distB="0" distL="0" distR="0" wp14:anchorId="6FF38BAA" wp14:editId="6D41F5BD">
            <wp:extent cx="5274310" cy="343745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437458"/>
                    </a:xfrm>
                    <a:prstGeom prst="rect">
                      <a:avLst/>
                    </a:prstGeom>
                  </pic:spPr>
                </pic:pic>
              </a:graphicData>
            </a:graphic>
          </wp:inline>
        </w:drawing>
      </w:r>
    </w:p>
    <w:p w:rsidR="009A5B88" w:rsidRDefault="00EC644A" w:rsidP="002B75B8">
      <w:pPr>
        <w:pStyle w:val="a9"/>
        <w:numPr>
          <w:ilvl w:val="0"/>
          <w:numId w:val="21"/>
        </w:numPr>
        <w:ind w:firstLineChars="0"/>
        <w:rPr>
          <w:color w:val="FF0000"/>
        </w:rPr>
      </w:pPr>
      <w:r>
        <w:rPr>
          <w:rFonts w:hint="eastAsia"/>
          <w:color w:val="FF0000"/>
        </w:rPr>
        <w:t>点击“翻页标签”</w:t>
      </w:r>
      <w:r w:rsidR="00F61F08" w:rsidRPr="00B321A0">
        <w:rPr>
          <w:rFonts w:hint="eastAsia"/>
          <w:b/>
          <w:color w:val="FF0000"/>
          <w:u w:val="single"/>
        </w:rPr>
        <w:t>设置栏</w:t>
      </w:r>
      <w:r w:rsidR="008D37E9" w:rsidRPr="00B321A0">
        <w:rPr>
          <w:rFonts w:hint="eastAsia"/>
          <w:b/>
          <w:color w:val="FF0000"/>
          <w:u w:val="single"/>
        </w:rPr>
        <w:t>右方</w:t>
      </w:r>
      <w:r>
        <w:rPr>
          <w:rFonts w:hint="eastAsia"/>
          <w:color w:val="FF0000"/>
        </w:rPr>
        <w:t>的“设置”按钮</w:t>
      </w:r>
      <w:r w:rsidR="0086064E">
        <w:rPr>
          <w:rFonts w:hint="eastAsia"/>
          <w:color w:val="FF0000"/>
        </w:rPr>
        <w:t>，翻页标签的</w:t>
      </w:r>
      <w:r w:rsidR="00B321A0">
        <w:rPr>
          <w:rFonts w:hint="eastAsia"/>
          <w:color w:val="FF0000"/>
        </w:rPr>
        <w:t>HTML</w:t>
      </w:r>
      <w:r w:rsidR="008D0A85">
        <w:rPr>
          <w:rFonts w:hint="eastAsia"/>
          <w:color w:val="FF0000"/>
        </w:rPr>
        <w:t>标签</w:t>
      </w:r>
      <w:r w:rsidR="0086064E">
        <w:rPr>
          <w:rFonts w:hint="eastAsia"/>
          <w:color w:val="FF0000"/>
        </w:rPr>
        <w:t>代码即会自动显示在翻页标签</w:t>
      </w:r>
      <w:r w:rsidR="00D05FE8" w:rsidRPr="00B321A0">
        <w:rPr>
          <w:rFonts w:hint="eastAsia"/>
          <w:b/>
          <w:color w:val="FF0000"/>
          <w:u w:val="single"/>
        </w:rPr>
        <w:t>设置</w:t>
      </w:r>
      <w:r w:rsidR="0086064E">
        <w:rPr>
          <w:rFonts w:hint="eastAsia"/>
          <w:color w:val="FF0000"/>
        </w:rPr>
        <w:t>栏当中。</w:t>
      </w:r>
      <w:r w:rsidR="00A65E8F">
        <w:rPr>
          <w:rFonts w:hint="eastAsia"/>
          <w:color w:val="FF0000"/>
        </w:rPr>
        <w:t>软件工具就会根据这个信息在网页中找到这个这个翻页标签，</w:t>
      </w:r>
      <w:r w:rsidR="006B4BAF">
        <w:rPr>
          <w:rFonts w:hint="eastAsia"/>
          <w:color w:val="FF0000"/>
        </w:rPr>
        <w:t>即会生成能找到这个标签的</w:t>
      </w:r>
      <w:r w:rsidR="006B4BAF">
        <w:rPr>
          <w:rFonts w:hint="eastAsia"/>
          <w:color w:val="FF0000"/>
        </w:rPr>
        <w:t>Javascript</w:t>
      </w:r>
      <w:r w:rsidR="006B4BAF">
        <w:rPr>
          <w:rFonts w:hint="eastAsia"/>
          <w:color w:val="FF0000"/>
        </w:rPr>
        <w:t>代码。</w:t>
      </w:r>
      <w:bookmarkStart w:id="21" w:name="_GoBack"/>
      <w:bookmarkEnd w:id="21"/>
    </w:p>
    <w:p w:rsidR="003B2F0A" w:rsidRPr="00C9127B" w:rsidRDefault="003B2F0A" w:rsidP="00C9127B">
      <w:pPr>
        <w:rPr>
          <w:color w:val="FF0000"/>
        </w:rPr>
      </w:pPr>
      <w:r>
        <w:rPr>
          <w:noProof/>
        </w:rPr>
        <w:drawing>
          <wp:inline distT="0" distB="0" distL="0" distR="0" wp14:anchorId="13213F82" wp14:editId="7D8E2016">
            <wp:extent cx="5274310" cy="343745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437458"/>
                    </a:xfrm>
                    <a:prstGeom prst="rect">
                      <a:avLst/>
                    </a:prstGeom>
                  </pic:spPr>
                </pic:pic>
              </a:graphicData>
            </a:graphic>
          </wp:inline>
        </w:drawing>
      </w:r>
    </w:p>
    <w:p w:rsidR="00C9127B" w:rsidRDefault="00CE7C96" w:rsidP="002B75B8">
      <w:pPr>
        <w:pStyle w:val="a9"/>
        <w:numPr>
          <w:ilvl w:val="0"/>
          <w:numId w:val="21"/>
        </w:numPr>
        <w:ind w:firstLineChars="0"/>
        <w:rPr>
          <w:color w:val="FF0000"/>
        </w:rPr>
      </w:pPr>
      <w:r>
        <w:rPr>
          <w:rFonts w:hint="eastAsia"/>
          <w:color w:val="FF0000"/>
        </w:rPr>
        <w:t>接着点击“生成”按钮</w:t>
      </w:r>
      <w:r w:rsidR="001A4C2B">
        <w:rPr>
          <w:rFonts w:hint="eastAsia"/>
          <w:color w:val="FF0000"/>
        </w:rPr>
        <w:t>，即可选择保存地址以及文件名了，文件后缀名须为“</w:t>
      </w:r>
      <w:r w:rsidR="001A4C2B">
        <w:rPr>
          <w:rFonts w:hint="eastAsia"/>
          <w:color w:val="FF0000"/>
        </w:rPr>
        <w:t>.js</w:t>
      </w:r>
      <w:r w:rsidR="001A4C2B">
        <w:rPr>
          <w:rFonts w:hint="eastAsia"/>
          <w:color w:val="FF0000"/>
        </w:rPr>
        <w:t>”</w:t>
      </w:r>
      <w:r w:rsidR="008C40E5">
        <w:rPr>
          <w:rFonts w:hint="eastAsia"/>
          <w:color w:val="FF0000"/>
        </w:rPr>
        <w:t>。</w:t>
      </w:r>
    </w:p>
    <w:p w:rsidR="00590710" w:rsidRPr="000E0EE5" w:rsidRDefault="00DC259D" w:rsidP="009737A3">
      <w:pPr>
        <w:rPr>
          <w:color w:val="FF0000"/>
        </w:rPr>
      </w:pPr>
      <w:r w:rsidRPr="000E0EE5">
        <w:rPr>
          <w:rFonts w:hint="eastAsia"/>
          <w:color w:val="FF0000"/>
        </w:rPr>
        <w:t xml:space="preserve"> </w:t>
      </w:r>
      <w:r w:rsidR="00AC4BDF">
        <w:rPr>
          <w:noProof/>
        </w:rPr>
        <w:lastRenderedPageBreak/>
        <w:drawing>
          <wp:inline distT="0" distB="0" distL="0" distR="0" wp14:anchorId="2C107E26" wp14:editId="78662528">
            <wp:extent cx="5274310" cy="395756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957564"/>
                    </a:xfrm>
                    <a:prstGeom prst="rect">
                      <a:avLst/>
                    </a:prstGeom>
                  </pic:spPr>
                </pic:pic>
              </a:graphicData>
            </a:graphic>
          </wp:inline>
        </w:drawing>
      </w:r>
    </w:p>
    <w:p w:rsidR="00DC259D" w:rsidRDefault="00590710" w:rsidP="002B75B8">
      <w:pPr>
        <w:pStyle w:val="a9"/>
        <w:numPr>
          <w:ilvl w:val="0"/>
          <w:numId w:val="21"/>
        </w:numPr>
        <w:ind w:firstLineChars="0"/>
        <w:rPr>
          <w:color w:val="FF0000"/>
        </w:rPr>
      </w:pPr>
      <w:r>
        <w:rPr>
          <w:rFonts w:hint="eastAsia"/>
          <w:color w:val="FF0000"/>
        </w:rPr>
        <w:t>其后，</w:t>
      </w:r>
      <w:r w:rsidR="004955E4">
        <w:rPr>
          <w:rFonts w:hint="eastAsia"/>
          <w:color w:val="FF0000"/>
        </w:rPr>
        <w:t>生成的翻页脚本代码</w:t>
      </w:r>
      <w:r w:rsidR="00587A56">
        <w:rPr>
          <w:rFonts w:hint="eastAsia"/>
          <w:color w:val="FF0000"/>
        </w:rPr>
        <w:t>除了</w:t>
      </w:r>
      <w:r w:rsidR="00DC05A5">
        <w:rPr>
          <w:rFonts w:hint="eastAsia"/>
          <w:color w:val="FF0000"/>
        </w:rPr>
        <w:t>会</w:t>
      </w:r>
      <w:r w:rsidR="00587A56">
        <w:rPr>
          <w:rFonts w:hint="eastAsia"/>
          <w:color w:val="FF0000"/>
        </w:rPr>
        <w:t>保存在用户设定的地址</w:t>
      </w:r>
      <w:r w:rsidR="00C25346">
        <w:rPr>
          <w:rFonts w:hint="eastAsia"/>
          <w:color w:val="FF0000"/>
        </w:rPr>
        <w:t>之下</w:t>
      </w:r>
      <w:r w:rsidR="00587A56">
        <w:rPr>
          <w:rFonts w:hint="eastAsia"/>
          <w:color w:val="FF0000"/>
        </w:rPr>
        <w:t>，</w:t>
      </w:r>
      <w:r w:rsidR="004955E4">
        <w:rPr>
          <w:rFonts w:hint="eastAsia"/>
          <w:color w:val="FF0000"/>
        </w:rPr>
        <w:t>还会显示在右侧上方显示区当中。</w:t>
      </w:r>
    </w:p>
    <w:p w:rsidR="009F738F" w:rsidRPr="00203868" w:rsidRDefault="009F738F" w:rsidP="00203868">
      <w:pPr>
        <w:rPr>
          <w:color w:val="FF0000"/>
        </w:rPr>
      </w:pPr>
      <w:r>
        <w:rPr>
          <w:noProof/>
        </w:rPr>
        <w:drawing>
          <wp:inline distT="0" distB="0" distL="0" distR="0" wp14:anchorId="65921434" wp14:editId="724B16A1">
            <wp:extent cx="5274310" cy="343745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437458"/>
                    </a:xfrm>
                    <a:prstGeom prst="rect">
                      <a:avLst/>
                    </a:prstGeom>
                  </pic:spPr>
                </pic:pic>
              </a:graphicData>
            </a:graphic>
          </wp:inline>
        </w:drawing>
      </w:r>
    </w:p>
    <w:p w:rsidR="00C376B9" w:rsidRDefault="00C376B9" w:rsidP="00273C1E">
      <w:pPr>
        <w:pStyle w:val="3"/>
        <w:numPr>
          <w:ilvl w:val="2"/>
          <w:numId w:val="7"/>
        </w:numPr>
        <w:spacing w:line="360" w:lineRule="auto"/>
      </w:pPr>
      <w:bookmarkStart w:id="22" w:name="_Toc341645761"/>
      <w:r>
        <w:rPr>
          <w:rFonts w:hint="eastAsia"/>
        </w:rPr>
        <w:lastRenderedPageBreak/>
        <w:t>出错处理和恢复</w:t>
      </w:r>
      <w:bookmarkEnd w:id="22"/>
    </w:p>
    <w:p w:rsidR="003D425B" w:rsidRPr="0005023B" w:rsidRDefault="003D425B" w:rsidP="00273C1E">
      <w:pPr>
        <w:pStyle w:val="a9"/>
        <w:numPr>
          <w:ilvl w:val="0"/>
          <w:numId w:val="19"/>
        </w:numPr>
        <w:ind w:firstLineChars="0"/>
      </w:pPr>
      <w:r>
        <w:t>打开</w:t>
      </w:r>
      <w:r>
        <w:rPr>
          <w:rFonts w:hint="eastAsia"/>
        </w:rPr>
        <w:t>crawler.jar</w:t>
      </w:r>
      <w:r>
        <w:t>文件时报错，提示</w:t>
      </w:r>
      <w:r>
        <w:rPr>
          <w:rFonts w:hint="eastAsia"/>
        </w:rPr>
        <w:t>“</w:t>
      </w:r>
      <w:r w:rsidRPr="0005023B">
        <w:t>Could not find the main class</w:t>
      </w:r>
      <w:r w:rsidRPr="0005023B">
        <w:rPr>
          <w:rFonts w:hint="eastAsia"/>
        </w:rPr>
        <w:t>”</w:t>
      </w:r>
      <w:r w:rsidRPr="00C13140">
        <w:t>的警告</w:t>
      </w:r>
      <w:r w:rsidRPr="00C13140">
        <w:rPr>
          <w:rFonts w:hint="eastAsia"/>
        </w:rPr>
        <w:t>。</w:t>
      </w:r>
    </w:p>
    <w:p w:rsidR="003D425B" w:rsidRPr="0005023B" w:rsidRDefault="003D425B" w:rsidP="00273C1E">
      <w:pPr>
        <w:pStyle w:val="a9"/>
        <w:ind w:left="420" w:firstLineChars="0" w:firstLine="0"/>
      </w:pPr>
      <w:r w:rsidRPr="00C13140">
        <w:rPr>
          <w:rFonts w:hint="eastAsia"/>
        </w:rPr>
        <w:t>解决办法请参考：</w:t>
      </w:r>
      <w:r w:rsidRPr="00C13140">
        <w:t>http://blog.csdn.net/wuxianglong/article/details/5894236</w:t>
      </w:r>
    </w:p>
    <w:p w:rsidR="003D425B" w:rsidRDefault="003D425B" w:rsidP="00273C1E">
      <w:pPr>
        <w:pStyle w:val="a9"/>
        <w:numPr>
          <w:ilvl w:val="0"/>
          <w:numId w:val="19"/>
        </w:numPr>
        <w:ind w:firstLineChars="0"/>
      </w:pPr>
      <w:r>
        <w:rPr>
          <w:rFonts w:hint="eastAsia"/>
        </w:rPr>
        <w:t>登录网易微博没反应。</w:t>
      </w:r>
    </w:p>
    <w:p w:rsidR="003D425B" w:rsidRPr="005A7953" w:rsidRDefault="003D425B" w:rsidP="00273C1E">
      <w:pPr>
        <w:pStyle w:val="a9"/>
        <w:ind w:left="420" w:firstLineChars="0" w:firstLine="0"/>
      </w:pPr>
      <w:r>
        <w:rPr>
          <w:rFonts w:hint="eastAsia"/>
        </w:rPr>
        <w:t>请安装</w:t>
      </w:r>
      <w:r>
        <w:rPr>
          <w:rFonts w:hint="eastAsia"/>
        </w:rPr>
        <w:t>OpenSSL</w:t>
      </w:r>
      <w:r>
        <w:rPr>
          <w:rFonts w:hint="eastAsia"/>
        </w:rPr>
        <w:t>，并将安装路径加入系统变量</w:t>
      </w:r>
      <w:r>
        <w:rPr>
          <w:rFonts w:hint="eastAsia"/>
        </w:rPr>
        <w:t>PATH</w:t>
      </w:r>
      <w:r>
        <w:rPr>
          <w:rFonts w:hint="eastAsia"/>
        </w:rPr>
        <w:t>中。</w:t>
      </w:r>
    </w:p>
    <w:p w:rsidR="00BD762E" w:rsidRDefault="00C376B9" w:rsidP="00273C1E">
      <w:pPr>
        <w:pStyle w:val="2"/>
        <w:numPr>
          <w:ilvl w:val="1"/>
          <w:numId w:val="7"/>
        </w:numPr>
        <w:spacing w:line="360" w:lineRule="auto"/>
      </w:pPr>
      <w:bookmarkStart w:id="23" w:name="_Toc341645762"/>
      <w:r>
        <w:rPr>
          <w:rFonts w:hint="eastAsia"/>
        </w:rPr>
        <w:t>网页数据精确抽取模块的使用</w:t>
      </w:r>
      <w:bookmarkEnd w:id="23"/>
    </w:p>
    <w:p w:rsidR="00414D57" w:rsidRDefault="00414D57" w:rsidP="00273C1E">
      <w:pPr>
        <w:pStyle w:val="3"/>
        <w:numPr>
          <w:ilvl w:val="2"/>
          <w:numId w:val="7"/>
        </w:numPr>
        <w:spacing w:line="360" w:lineRule="auto"/>
      </w:pPr>
      <w:bookmarkStart w:id="24" w:name="_Toc341645763"/>
      <w:r>
        <w:rPr>
          <w:rFonts w:hint="eastAsia"/>
        </w:rPr>
        <w:t>数据集准备</w:t>
      </w:r>
      <w:bookmarkEnd w:id="24"/>
    </w:p>
    <w:p w:rsidR="00911274" w:rsidRPr="00911274" w:rsidRDefault="00911274" w:rsidP="00273C1E">
      <w:pPr>
        <w:ind w:firstLine="420"/>
        <w:jc w:val="left"/>
      </w:pPr>
      <w:r w:rsidRPr="00911274">
        <w:rPr>
          <w:rFonts w:hint="eastAsia"/>
        </w:rPr>
        <w:t>网页数据精确抽取主要是用于抽取具有相似网页结构的网页中用户感兴趣的数据，所以数据集应该是由相似网页结构的网页组成，这样可以大大提高模板生成的精度。</w:t>
      </w:r>
    </w:p>
    <w:p w:rsidR="00911274" w:rsidRDefault="00911274" w:rsidP="00273C1E">
      <w:pPr>
        <w:ind w:firstLine="420"/>
        <w:jc w:val="left"/>
      </w:pPr>
      <w:r>
        <w:rPr>
          <w:rFonts w:hint="eastAsia"/>
        </w:rPr>
        <w:t>由于本工具不包含网络爬虫，网页集是抓取网址后的网页集合，一个网页集只包含一个站点的相同结构的网页，如京东商城的网页集只包含京东商城商品信息页面，示例如下：</w:t>
      </w:r>
    </w:p>
    <w:p w:rsidR="00911274" w:rsidRDefault="00911274" w:rsidP="00273C1E">
      <w:pPr>
        <w:jc w:val="center"/>
      </w:pPr>
      <w:r>
        <w:rPr>
          <w:rFonts w:ascii="宋体" w:hAnsi="宋体" w:cs="宋体"/>
          <w:noProof/>
          <w:kern w:val="0"/>
          <w:sz w:val="24"/>
        </w:rPr>
        <w:drawing>
          <wp:inline distT="0" distB="0" distL="0" distR="0">
            <wp:extent cx="4495800" cy="2299532"/>
            <wp:effectExtent l="19050" t="0" r="0" b="0"/>
            <wp:docPr id="9" name="图片 9" descr="NOL4_V5VKN%OWBQJ[JH38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L4_V5VKN%OWBQJ[JH38MF"/>
                    <pic:cNvPicPr>
                      <a:picLocks noChangeAspect="1" noChangeArrowheads="1"/>
                    </pic:cNvPicPr>
                  </pic:nvPicPr>
                  <pic:blipFill>
                    <a:blip r:embed="rId31" cstate="print"/>
                    <a:srcRect/>
                    <a:stretch>
                      <a:fillRect/>
                    </a:stretch>
                  </pic:blipFill>
                  <pic:spPr bwMode="auto">
                    <a:xfrm>
                      <a:off x="0" y="0"/>
                      <a:ext cx="4504235" cy="2303847"/>
                    </a:xfrm>
                    <a:prstGeom prst="rect">
                      <a:avLst/>
                    </a:prstGeom>
                    <a:noFill/>
                    <a:ln w="9525">
                      <a:noFill/>
                      <a:miter lim="800000"/>
                      <a:headEnd/>
                      <a:tailEnd/>
                    </a:ln>
                  </pic:spPr>
                </pic:pic>
              </a:graphicData>
            </a:graphic>
          </wp:inline>
        </w:drawing>
      </w:r>
    </w:p>
    <w:p w:rsidR="00911274" w:rsidRDefault="00911274" w:rsidP="00273C1E">
      <w:pPr>
        <w:ind w:firstLineChars="200" w:firstLine="420"/>
        <w:jc w:val="center"/>
      </w:pPr>
      <w:r>
        <w:rPr>
          <w:rFonts w:hint="eastAsia"/>
        </w:rPr>
        <w:t>图</w:t>
      </w:r>
      <w:r>
        <w:rPr>
          <w:rFonts w:hint="eastAsia"/>
        </w:rPr>
        <w:t xml:space="preserve"> 2-</w:t>
      </w:r>
      <w:r w:rsidR="001F3A8F">
        <w:rPr>
          <w:rFonts w:hint="eastAsia"/>
        </w:rPr>
        <w:t>2-</w:t>
      </w:r>
      <w:r>
        <w:rPr>
          <w:rFonts w:hint="eastAsia"/>
        </w:rPr>
        <w:t xml:space="preserve">1 </w:t>
      </w:r>
      <w:r>
        <w:rPr>
          <w:rFonts w:hint="eastAsia"/>
        </w:rPr>
        <w:t>京东商城网页集示例</w:t>
      </w:r>
    </w:p>
    <w:p w:rsidR="00911274" w:rsidRDefault="00911274" w:rsidP="00273C1E">
      <w:pPr>
        <w:ind w:firstLine="420"/>
      </w:pPr>
      <w:r>
        <w:rPr>
          <w:rFonts w:hint="eastAsia"/>
        </w:rPr>
        <w:t>因为在</w:t>
      </w:r>
      <w:r>
        <w:rPr>
          <w:rFonts w:hint="eastAsia"/>
        </w:rPr>
        <w:t>windows</w:t>
      </w:r>
      <w:r>
        <w:rPr>
          <w:rFonts w:hint="eastAsia"/>
        </w:rPr>
        <w:t>操作系统下，文件名的长度有一定的限制，为了使用系统能够正常运行，建议将网页数据集放在硬盘根目录下。</w:t>
      </w:r>
    </w:p>
    <w:p w:rsidR="00414D57" w:rsidRDefault="00414D57" w:rsidP="00273C1E">
      <w:pPr>
        <w:pStyle w:val="3"/>
        <w:numPr>
          <w:ilvl w:val="2"/>
          <w:numId w:val="7"/>
        </w:numPr>
        <w:spacing w:line="360" w:lineRule="auto"/>
      </w:pPr>
      <w:bookmarkStart w:id="25" w:name="_Toc341645764"/>
      <w:r>
        <w:rPr>
          <w:rFonts w:hint="eastAsia"/>
        </w:rPr>
        <w:t>工具运行主界面</w:t>
      </w:r>
      <w:bookmarkEnd w:id="25"/>
    </w:p>
    <w:p w:rsidR="00911274" w:rsidRDefault="00911274" w:rsidP="00273C1E">
      <w:pPr>
        <w:ind w:firstLine="420"/>
      </w:pPr>
      <w:r>
        <w:rPr>
          <w:rFonts w:hint="eastAsia"/>
        </w:rPr>
        <w:t>将运行文件</w:t>
      </w:r>
      <w:r>
        <w:rPr>
          <w:rFonts w:hint="eastAsia"/>
        </w:rPr>
        <w:t>buptssewie.jar</w:t>
      </w:r>
      <w:r>
        <w:rPr>
          <w:rFonts w:hint="eastAsia"/>
        </w:rPr>
        <w:t>放置于某一目录下，目录应为英文目录，双击</w:t>
      </w:r>
      <w:r>
        <w:rPr>
          <w:rFonts w:hint="eastAsia"/>
        </w:rPr>
        <w:t>buptssewie.jar</w:t>
      </w:r>
      <w:r>
        <w:rPr>
          <w:rFonts w:hint="eastAsia"/>
        </w:rPr>
        <w:t>，</w:t>
      </w:r>
      <w:r>
        <w:rPr>
          <w:rFonts w:hint="eastAsia"/>
        </w:rPr>
        <w:lastRenderedPageBreak/>
        <w:t>弹出工具主界面如下：</w:t>
      </w:r>
    </w:p>
    <w:p w:rsidR="00911274" w:rsidRDefault="00911274" w:rsidP="00273C1E">
      <w:pPr>
        <w:jc w:val="center"/>
      </w:pPr>
      <w:r>
        <w:rPr>
          <w:rFonts w:ascii="宋体" w:hAnsi="宋体" w:cs="宋体"/>
          <w:noProof/>
          <w:kern w:val="0"/>
          <w:sz w:val="24"/>
        </w:rPr>
        <w:drawing>
          <wp:inline distT="0" distB="0" distL="0" distR="0">
            <wp:extent cx="4076700" cy="3069330"/>
            <wp:effectExtent l="19050" t="0" r="0" b="0"/>
            <wp:docPr id="12" name="图片 12" descr="@@C}`]W6WFA14I0A_NPW9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W6WFA14I0A_NPW9IL"/>
                    <pic:cNvPicPr>
                      <a:picLocks noChangeAspect="1" noChangeArrowheads="1"/>
                    </pic:cNvPicPr>
                  </pic:nvPicPr>
                  <pic:blipFill>
                    <a:blip r:embed="rId32" cstate="print"/>
                    <a:srcRect/>
                    <a:stretch>
                      <a:fillRect/>
                    </a:stretch>
                  </pic:blipFill>
                  <pic:spPr bwMode="auto">
                    <a:xfrm>
                      <a:off x="0" y="0"/>
                      <a:ext cx="4080403" cy="3072118"/>
                    </a:xfrm>
                    <a:prstGeom prst="rect">
                      <a:avLst/>
                    </a:prstGeom>
                    <a:noFill/>
                    <a:ln w="9525">
                      <a:noFill/>
                      <a:miter lim="800000"/>
                      <a:headEnd/>
                      <a:tailEnd/>
                    </a:ln>
                  </pic:spPr>
                </pic:pic>
              </a:graphicData>
            </a:graphic>
          </wp:inline>
        </w:drawing>
      </w:r>
    </w:p>
    <w:p w:rsidR="00911274" w:rsidRDefault="00911274" w:rsidP="00273C1E">
      <w:pPr>
        <w:jc w:val="center"/>
      </w:pPr>
      <w:r>
        <w:rPr>
          <w:rFonts w:hint="eastAsia"/>
        </w:rPr>
        <w:t>图</w:t>
      </w:r>
      <w:r>
        <w:rPr>
          <w:rFonts w:hint="eastAsia"/>
        </w:rPr>
        <w:t xml:space="preserve"> 2-</w:t>
      </w:r>
      <w:r w:rsidR="001F3A8F">
        <w:rPr>
          <w:rFonts w:hint="eastAsia"/>
        </w:rPr>
        <w:t>2-</w:t>
      </w:r>
      <w:r>
        <w:rPr>
          <w:rFonts w:hint="eastAsia"/>
        </w:rPr>
        <w:t xml:space="preserve">2 </w:t>
      </w:r>
      <w:r>
        <w:rPr>
          <w:rFonts w:hint="eastAsia"/>
        </w:rPr>
        <w:t>工具运行主界面</w:t>
      </w:r>
    </w:p>
    <w:p w:rsidR="00911274" w:rsidRDefault="00911274" w:rsidP="00273C1E">
      <w:pPr>
        <w:ind w:firstLine="420"/>
      </w:pPr>
      <w:r>
        <w:rPr>
          <w:rFonts w:hint="eastAsia"/>
        </w:rPr>
        <w:t>主界面上端是界面切换按钮，默认显示“欢迎”界面，主界面上还有</w:t>
      </w:r>
      <w:r>
        <w:rPr>
          <w:rFonts w:hint="eastAsia"/>
        </w:rPr>
        <w:t>3</w:t>
      </w:r>
      <w:r>
        <w:rPr>
          <w:rFonts w:hint="eastAsia"/>
        </w:rPr>
        <w:t>个</w:t>
      </w:r>
      <w:r>
        <w:rPr>
          <w:rFonts w:hint="eastAsia"/>
        </w:rPr>
        <w:t>Tab</w:t>
      </w:r>
      <w:r>
        <w:rPr>
          <w:rFonts w:hint="eastAsia"/>
        </w:rPr>
        <w:t>页，分别是生成模板、标注文件和抽取数据，对应的进行模板生成、模板标注和数据抽取操作。</w:t>
      </w:r>
    </w:p>
    <w:p w:rsidR="00414D57" w:rsidRDefault="00414D57" w:rsidP="00273C1E">
      <w:pPr>
        <w:pStyle w:val="3"/>
        <w:numPr>
          <w:ilvl w:val="2"/>
          <w:numId w:val="7"/>
        </w:numPr>
        <w:spacing w:line="360" w:lineRule="auto"/>
      </w:pPr>
      <w:bookmarkStart w:id="26" w:name="_Toc341645765"/>
      <w:r>
        <w:rPr>
          <w:rFonts w:hint="eastAsia"/>
        </w:rPr>
        <w:t>生成模块</w:t>
      </w:r>
      <w:bookmarkEnd w:id="26"/>
    </w:p>
    <w:p w:rsidR="00911274" w:rsidRPr="00911274" w:rsidRDefault="00911274" w:rsidP="00273C1E">
      <w:pPr>
        <w:ind w:firstLine="420"/>
      </w:pPr>
      <w:r w:rsidRPr="00911274">
        <w:rPr>
          <w:rFonts w:hint="eastAsia"/>
        </w:rPr>
        <w:t>系统是从网页集中训练生成模板后，根据用户的标注信息对网页进行抽取，所以我们首先得利用本工具生成模板，其操作界面如下图所示：</w:t>
      </w:r>
    </w:p>
    <w:p w:rsidR="00911274" w:rsidRDefault="00911274" w:rsidP="00273C1E">
      <w:pPr>
        <w:jc w:val="center"/>
      </w:pPr>
      <w:r>
        <w:rPr>
          <w:rFonts w:ascii="宋体" w:hAnsi="宋体" w:cs="宋体"/>
          <w:noProof/>
          <w:kern w:val="0"/>
          <w:sz w:val="24"/>
        </w:rPr>
        <w:lastRenderedPageBreak/>
        <w:drawing>
          <wp:inline distT="0" distB="0" distL="0" distR="0">
            <wp:extent cx="3990975" cy="3004788"/>
            <wp:effectExtent l="19050" t="0" r="9525" b="0"/>
            <wp:docPr id="6" name="图片 15" descr="BZ{OD_7H{R`72HXMH6`K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Z{OD_7H{R`72HXMH6`KTAL"/>
                    <pic:cNvPicPr>
                      <a:picLocks noChangeAspect="1" noChangeArrowheads="1"/>
                    </pic:cNvPicPr>
                  </pic:nvPicPr>
                  <pic:blipFill>
                    <a:blip r:embed="rId33" cstate="print"/>
                    <a:srcRect/>
                    <a:stretch>
                      <a:fillRect/>
                    </a:stretch>
                  </pic:blipFill>
                  <pic:spPr bwMode="auto">
                    <a:xfrm>
                      <a:off x="0" y="0"/>
                      <a:ext cx="3990975" cy="3004788"/>
                    </a:xfrm>
                    <a:prstGeom prst="rect">
                      <a:avLst/>
                    </a:prstGeom>
                    <a:noFill/>
                    <a:ln w="9525">
                      <a:noFill/>
                      <a:miter lim="800000"/>
                      <a:headEnd/>
                      <a:tailEnd/>
                    </a:ln>
                  </pic:spPr>
                </pic:pic>
              </a:graphicData>
            </a:graphic>
          </wp:inline>
        </w:drawing>
      </w:r>
    </w:p>
    <w:p w:rsidR="00911274" w:rsidRDefault="00911274" w:rsidP="00273C1E">
      <w:pPr>
        <w:jc w:val="center"/>
      </w:pPr>
      <w:r>
        <w:rPr>
          <w:rFonts w:hint="eastAsia"/>
        </w:rPr>
        <w:t>图</w:t>
      </w:r>
      <w:r>
        <w:rPr>
          <w:rFonts w:hint="eastAsia"/>
        </w:rPr>
        <w:t xml:space="preserve"> 2-</w:t>
      </w:r>
      <w:r w:rsidR="001F3A8F">
        <w:rPr>
          <w:rFonts w:hint="eastAsia"/>
        </w:rPr>
        <w:t>2-</w:t>
      </w:r>
      <w:r>
        <w:rPr>
          <w:rFonts w:hint="eastAsia"/>
        </w:rPr>
        <w:t xml:space="preserve">3 </w:t>
      </w:r>
      <w:r>
        <w:rPr>
          <w:rFonts w:hint="eastAsia"/>
        </w:rPr>
        <w:t>生成模板主界面</w:t>
      </w:r>
    </w:p>
    <w:p w:rsidR="00911274" w:rsidRDefault="00911274" w:rsidP="00273C1E">
      <w:pPr>
        <w:ind w:firstLine="420"/>
      </w:pPr>
      <w:r>
        <w:rPr>
          <w:rFonts w:hint="eastAsia"/>
        </w:rPr>
        <w:t>以生成京东商城商品信息页数据集模板为例，使用该工具生成模板。在模板生成操作页面中，点击“选择”，选择网页集所在目录，弹出的选择界面如图</w:t>
      </w:r>
      <w:r>
        <w:rPr>
          <w:rFonts w:hint="eastAsia"/>
        </w:rPr>
        <w:t>2</w:t>
      </w:r>
      <w:r w:rsidR="001F3A8F">
        <w:rPr>
          <w:rFonts w:hint="eastAsia"/>
        </w:rPr>
        <w:t>-2</w:t>
      </w:r>
      <w:r>
        <w:rPr>
          <w:rFonts w:hint="eastAsia"/>
        </w:rPr>
        <w:t>-4</w:t>
      </w:r>
      <w:r>
        <w:rPr>
          <w:rFonts w:hint="eastAsia"/>
        </w:rPr>
        <w:t>所示：</w:t>
      </w:r>
    </w:p>
    <w:p w:rsidR="00911274" w:rsidRDefault="00911274" w:rsidP="00273C1E">
      <w:pPr>
        <w:jc w:val="center"/>
      </w:pPr>
      <w:r>
        <w:rPr>
          <w:rFonts w:ascii="宋体" w:hAnsi="宋体" w:cs="宋体"/>
          <w:noProof/>
          <w:kern w:val="0"/>
          <w:sz w:val="24"/>
        </w:rPr>
        <w:drawing>
          <wp:inline distT="0" distB="0" distL="0" distR="0">
            <wp:extent cx="2733675" cy="2674718"/>
            <wp:effectExtent l="19050" t="0" r="0" b="0"/>
            <wp:docPr id="18" name="图片 18" descr="Y_09BVOMWJ(_{A0QJLA26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_09BVOMWJ(_{A0QJLA26P3"/>
                    <pic:cNvPicPr>
                      <a:picLocks noChangeAspect="1" noChangeArrowheads="1"/>
                    </pic:cNvPicPr>
                  </pic:nvPicPr>
                  <pic:blipFill>
                    <a:blip r:embed="rId34" cstate="print"/>
                    <a:srcRect/>
                    <a:stretch>
                      <a:fillRect/>
                    </a:stretch>
                  </pic:blipFill>
                  <pic:spPr bwMode="auto">
                    <a:xfrm>
                      <a:off x="0" y="0"/>
                      <a:ext cx="2732588" cy="2673655"/>
                    </a:xfrm>
                    <a:prstGeom prst="rect">
                      <a:avLst/>
                    </a:prstGeom>
                    <a:noFill/>
                    <a:ln w="9525">
                      <a:noFill/>
                      <a:miter lim="800000"/>
                      <a:headEnd/>
                      <a:tailEnd/>
                    </a:ln>
                  </pic:spPr>
                </pic:pic>
              </a:graphicData>
            </a:graphic>
          </wp:inline>
        </w:drawing>
      </w:r>
    </w:p>
    <w:p w:rsidR="00911274" w:rsidRDefault="00911274" w:rsidP="00273C1E">
      <w:pPr>
        <w:jc w:val="center"/>
      </w:pPr>
      <w:r>
        <w:rPr>
          <w:rFonts w:hint="eastAsia"/>
        </w:rPr>
        <w:t>图</w:t>
      </w:r>
      <w:r>
        <w:rPr>
          <w:rFonts w:hint="eastAsia"/>
        </w:rPr>
        <w:t>2-</w:t>
      </w:r>
      <w:r w:rsidR="001F3A8F">
        <w:rPr>
          <w:rFonts w:hint="eastAsia"/>
        </w:rPr>
        <w:t>2-</w:t>
      </w:r>
      <w:r>
        <w:rPr>
          <w:rFonts w:hint="eastAsia"/>
        </w:rPr>
        <w:t>4</w:t>
      </w:r>
      <w:r>
        <w:rPr>
          <w:rFonts w:hint="eastAsia"/>
        </w:rPr>
        <w:t>选择网页集所在目录</w:t>
      </w:r>
    </w:p>
    <w:p w:rsidR="00911274" w:rsidRDefault="00911274" w:rsidP="00795116">
      <w:pPr>
        <w:spacing w:afterLines="50" w:after="156"/>
        <w:ind w:firstLineChars="200" w:firstLine="420"/>
      </w:pPr>
      <w:r>
        <w:rPr>
          <w:rFonts w:hint="eastAsia"/>
        </w:rPr>
        <w:t>确认后目录被选中，在生成模板操作主界面上拖动相似度选择条，选择相似度，对于比较规的网页，如京东商城等则可以将相似度提高到</w:t>
      </w:r>
      <w:r>
        <w:rPr>
          <w:rFonts w:hint="eastAsia"/>
        </w:rPr>
        <w:t>0.9</w:t>
      </w:r>
      <w:r>
        <w:rPr>
          <w:rFonts w:hint="eastAsia"/>
        </w:rPr>
        <w:t>，对于网页不太规则的网页，比如新闻类网页则相似度应相对减小到</w:t>
      </w:r>
      <w:r>
        <w:rPr>
          <w:rFonts w:hint="eastAsia"/>
        </w:rPr>
        <w:t>0.8</w:t>
      </w:r>
      <w:r>
        <w:rPr>
          <w:rFonts w:hint="eastAsia"/>
        </w:rPr>
        <w:t>左右。</w:t>
      </w:r>
    </w:p>
    <w:p w:rsidR="00911274" w:rsidRDefault="00911274" w:rsidP="00795116">
      <w:pPr>
        <w:spacing w:afterLines="50" w:after="156"/>
        <w:ind w:firstLineChars="200" w:firstLine="480"/>
        <w:jc w:val="center"/>
      </w:pPr>
      <w:r>
        <w:rPr>
          <w:rFonts w:ascii="宋体" w:hAnsi="宋体" w:cs="宋体"/>
          <w:noProof/>
          <w:kern w:val="0"/>
          <w:sz w:val="24"/>
        </w:rPr>
        <w:lastRenderedPageBreak/>
        <w:drawing>
          <wp:inline distT="0" distB="0" distL="0" distR="0">
            <wp:extent cx="4010025" cy="3023487"/>
            <wp:effectExtent l="19050" t="0" r="9525" b="0"/>
            <wp:docPr id="21" name="图片 21" descr="]ZWRAJLR[80SKI}U0JZ(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ZWRAJLR[80SKI}U0JZ(A)U"/>
                    <pic:cNvPicPr>
                      <a:picLocks noChangeAspect="1" noChangeArrowheads="1"/>
                    </pic:cNvPicPr>
                  </pic:nvPicPr>
                  <pic:blipFill>
                    <a:blip r:embed="rId35" cstate="print"/>
                    <a:srcRect/>
                    <a:stretch>
                      <a:fillRect/>
                    </a:stretch>
                  </pic:blipFill>
                  <pic:spPr bwMode="auto">
                    <a:xfrm>
                      <a:off x="0" y="0"/>
                      <a:ext cx="4021524" cy="3032157"/>
                    </a:xfrm>
                    <a:prstGeom prst="rect">
                      <a:avLst/>
                    </a:prstGeom>
                    <a:noFill/>
                    <a:ln w="9525">
                      <a:noFill/>
                      <a:miter lim="800000"/>
                      <a:headEnd/>
                      <a:tailEnd/>
                    </a:ln>
                  </pic:spPr>
                </pic:pic>
              </a:graphicData>
            </a:graphic>
          </wp:inline>
        </w:drawing>
      </w:r>
    </w:p>
    <w:p w:rsidR="00911274" w:rsidRDefault="00911274" w:rsidP="00273C1E">
      <w:pPr>
        <w:jc w:val="center"/>
      </w:pPr>
      <w:r>
        <w:rPr>
          <w:rFonts w:hint="eastAsia"/>
        </w:rPr>
        <w:t>图</w:t>
      </w:r>
      <w:r>
        <w:rPr>
          <w:rFonts w:hint="eastAsia"/>
        </w:rPr>
        <w:t>2-</w:t>
      </w:r>
      <w:r w:rsidR="001F3A8F">
        <w:rPr>
          <w:rFonts w:hint="eastAsia"/>
        </w:rPr>
        <w:t>2-</w:t>
      </w:r>
      <w:r>
        <w:rPr>
          <w:rFonts w:hint="eastAsia"/>
        </w:rPr>
        <w:t xml:space="preserve">5 </w:t>
      </w:r>
      <w:r>
        <w:rPr>
          <w:rFonts w:hint="eastAsia"/>
        </w:rPr>
        <w:t>生成模板执行界面</w:t>
      </w:r>
    </w:p>
    <w:p w:rsidR="00911274" w:rsidRDefault="00911274" w:rsidP="00795116">
      <w:pPr>
        <w:spacing w:afterLines="50" w:after="156"/>
        <w:ind w:firstLineChars="200" w:firstLine="420"/>
      </w:pPr>
      <w:r>
        <w:rPr>
          <w:rFonts w:hint="eastAsia"/>
        </w:rPr>
        <w:t>目录和相似度选择完成后，点击“开始执行”按钮进行模板生成操作，其界面如图</w:t>
      </w:r>
      <w:r>
        <w:rPr>
          <w:rFonts w:hint="eastAsia"/>
        </w:rPr>
        <w:t>2</w:t>
      </w:r>
      <w:r w:rsidR="001F3A8F">
        <w:rPr>
          <w:rFonts w:hint="eastAsia"/>
        </w:rPr>
        <w:t>-2</w:t>
      </w:r>
      <w:r>
        <w:rPr>
          <w:rFonts w:hint="eastAsia"/>
        </w:rPr>
        <w:t>-5</w:t>
      </w:r>
      <w:r>
        <w:rPr>
          <w:rFonts w:hint="eastAsia"/>
        </w:rPr>
        <w:t>所示。生成模板执行操作完成后，操作界面状态条提示操作完成，并显示生成模板的个数。</w:t>
      </w:r>
    </w:p>
    <w:p w:rsidR="00414D57" w:rsidRDefault="00414D57" w:rsidP="00273C1E">
      <w:pPr>
        <w:pStyle w:val="3"/>
        <w:numPr>
          <w:ilvl w:val="2"/>
          <w:numId w:val="7"/>
        </w:numPr>
        <w:spacing w:line="360" w:lineRule="auto"/>
      </w:pPr>
      <w:bookmarkStart w:id="27" w:name="_Toc341645766"/>
      <w:r>
        <w:rPr>
          <w:rFonts w:hint="eastAsia"/>
        </w:rPr>
        <w:t>标注模块</w:t>
      </w:r>
      <w:bookmarkEnd w:id="27"/>
    </w:p>
    <w:p w:rsidR="00911274" w:rsidRPr="00911274" w:rsidRDefault="00911274" w:rsidP="00273C1E">
      <w:pPr>
        <w:ind w:firstLine="420"/>
      </w:pPr>
      <w:r w:rsidRPr="00911274">
        <w:rPr>
          <w:rFonts w:hint="eastAsia"/>
        </w:rPr>
        <w:t>系统从网页集中训练生成模板后，根据用户的标注信息对网页进行抽取，标注模板是指用户将所要抽取的网页信息在生成的模板上标注出来，为抽取数据提供抽取模板，其操作界面如下图所示：</w:t>
      </w:r>
    </w:p>
    <w:p w:rsidR="00911274" w:rsidRDefault="00911274" w:rsidP="00273C1E">
      <w:pPr>
        <w:jc w:val="center"/>
      </w:pPr>
      <w:r>
        <w:rPr>
          <w:rFonts w:ascii="宋体" w:hAnsi="宋体" w:cs="宋体"/>
          <w:noProof/>
          <w:kern w:val="0"/>
          <w:sz w:val="24"/>
        </w:rPr>
        <w:drawing>
          <wp:inline distT="0" distB="0" distL="0" distR="0">
            <wp:extent cx="3781425" cy="2848819"/>
            <wp:effectExtent l="19050" t="0" r="9525" b="0"/>
            <wp:docPr id="24" name="图片 24" descr="NPIU02DHZB$[4%K1_)RX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PIU02DHZB$[4%K1_)RX3`2"/>
                    <pic:cNvPicPr>
                      <a:picLocks noChangeAspect="1" noChangeArrowheads="1"/>
                    </pic:cNvPicPr>
                  </pic:nvPicPr>
                  <pic:blipFill>
                    <a:blip r:embed="rId36" cstate="print"/>
                    <a:srcRect/>
                    <a:stretch>
                      <a:fillRect/>
                    </a:stretch>
                  </pic:blipFill>
                  <pic:spPr bwMode="auto">
                    <a:xfrm>
                      <a:off x="0" y="0"/>
                      <a:ext cx="3781425" cy="2848819"/>
                    </a:xfrm>
                    <a:prstGeom prst="rect">
                      <a:avLst/>
                    </a:prstGeom>
                    <a:noFill/>
                    <a:ln w="9525">
                      <a:noFill/>
                      <a:miter lim="800000"/>
                      <a:headEnd/>
                      <a:tailEnd/>
                    </a:ln>
                  </pic:spPr>
                </pic:pic>
              </a:graphicData>
            </a:graphic>
          </wp:inline>
        </w:drawing>
      </w:r>
    </w:p>
    <w:p w:rsidR="00911274" w:rsidRDefault="00911274" w:rsidP="00273C1E">
      <w:pPr>
        <w:jc w:val="center"/>
      </w:pPr>
      <w:r>
        <w:rPr>
          <w:rFonts w:hint="eastAsia"/>
        </w:rPr>
        <w:lastRenderedPageBreak/>
        <w:t>图</w:t>
      </w:r>
      <w:r>
        <w:rPr>
          <w:rFonts w:hint="eastAsia"/>
        </w:rPr>
        <w:t xml:space="preserve"> 2</w:t>
      </w:r>
      <w:r w:rsidR="001F3A8F">
        <w:rPr>
          <w:rFonts w:hint="eastAsia"/>
        </w:rPr>
        <w:t>-2</w:t>
      </w:r>
      <w:r>
        <w:rPr>
          <w:rFonts w:hint="eastAsia"/>
        </w:rPr>
        <w:t xml:space="preserve">-6 </w:t>
      </w:r>
      <w:r>
        <w:rPr>
          <w:rFonts w:hint="eastAsia"/>
        </w:rPr>
        <w:t>标注模板主界面</w:t>
      </w:r>
    </w:p>
    <w:p w:rsidR="00911274" w:rsidRDefault="00911274" w:rsidP="00795116">
      <w:pPr>
        <w:spacing w:afterLines="50" w:after="156"/>
        <w:ind w:firstLineChars="200" w:firstLine="420"/>
      </w:pPr>
      <w:r>
        <w:rPr>
          <w:rFonts w:hint="eastAsia"/>
        </w:rPr>
        <w:t>以标注京东商城商品信息页数据集模板文件为例，使用该工具标注模板。在模板标注操作页面中，点击“选择”，弹出的选择界面，将目录定位到京东商城商品信息页数据集，我们可以看到在生成模板时生成的模板文件夹</w:t>
      </w:r>
      <w:r>
        <w:rPr>
          <w:rFonts w:hint="eastAsia"/>
        </w:rPr>
        <w:t>template</w:t>
      </w:r>
      <w:r>
        <w:rPr>
          <w:rFonts w:hint="eastAsia"/>
        </w:rPr>
        <w:t>，如图</w:t>
      </w:r>
      <w:r>
        <w:rPr>
          <w:rFonts w:hint="eastAsia"/>
        </w:rPr>
        <w:t>2-</w:t>
      </w:r>
      <w:r w:rsidR="001F3A8F">
        <w:rPr>
          <w:rFonts w:hint="eastAsia"/>
        </w:rPr>
        <w:t>2-</w:t>
      </w:r>
      <w:r>
        <w:rPr>
          <w:rFonts w:hint="eastAsia"/>
        </w:rPr>
        <w:t>7</w:t>
      </w:r>
      <w:r>
        <w:rPr>
          <w:rFonts w:hint="eastAsia"/>
        </w:rPr>
        <w:t>所示：</w:t>
      </w:r>
    </w:p>
    <w:p w:rsidR="00911274" w:rsidRDefault="00911274" w:rsidP="00273C1E">
      <w:pPr>
        <w:jc w:val="center"/>
      </w:pPr>
      <w:r>
        <w:rPr>
          <w:rFonts w:ascii="宋体" w:hAnsi="宋体" w:cs="宋体"/>
          <w:noProof/>
          <w:kern w:val="0"/>
          <w:sz w:val="24"/>
        </w:rPr>
        <w:drawing>
          <wp:inline distT="0" distB="0" distL="0" distR="0">
            <wp:extent cx="3695700" cy="2717823"/>
            <wp:effectExtent l="19050" t="0" r="0" b="0"/>
            <wp:docPr id="7" name="图片 27" descr="M6BH{BE$2{M6V$~F)VS2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6BH{BE$2{M6V$~F)VS2URL"/>
                    <pic:cNvPicPr>
                      <a:picLocks noChangeAspect="1" noChangeArrowheads="1"/>
                    </pic:cNvPicPr>
                  </pic:nvPicPr>
                  <pic:blipFill>
                    <a:blip r:embed="rId37" cstate="print"/>
                    <a:srcRect/>
                    <a:stretch>
                      <a:fillRect/>
                    </a:stretch>
                  </pic:blipFill>
                  <pic:spPr bwMode="auto">
                    <a:xfrm>
                      <a:off x="0" y="0"/>
                      <a:ext cx="3695700" cy="2717823"/>
                    </a:xfrm>
                    <a:prstGeom prst="rect">
                      <a:avLst/>
                    </a:prstGeom>
                    <a:noFill/>
                    <a:ln w="9525">
                      <a:noFill/>
                      <a:miter lim="800000"/>
                      <a:headEnd/>
                      <a:tailEnd/>
                    </a:ln>
                  </pic:spPr>
                </pic:pic>
              </a:graphicData>
            </a:graphic>
          </wp:inline>
        </w:drawing>
      </w:r>
    </w:p>
    <w:p w:rsidR="00911274" w:rsidRDefault="00911274" w:rsidP="00273C1E">
      <w:pPr>
        <w:jc w:val="center"/>
      </w:pPr>
      <w:r>
        <w:rPr>
          <w:rFonts w:hint="eastAsia"/>
        </w:rPr>
        <w:t>图</w:t>
      </w:r>
      <w:r>
        <w:rPr>
          <w:rFonts w:hint="eastAsia"/>
        </w:rPr>
        <w:t>2-</w:t>
      </w:r>
      <w:r w:rsidR="001F3A8F">
        <w:rPr>
          <w:rFonts w:hint="eastAsia"/>
        </w:rPr>
        <w:t>2-</w:t>
      </w:r>
      <w:r>
        <w:rPr>
          <w:rFonts w:hint="eastAsia"/>
        </w:rPr>
        <w:t>7</w:t>
      </w:r>
      <w:r>
        <w:rPr>
          <w:rFonts w:hint="eastAsia"/>
        </w:rPr>
        <w:t>模板文件夹</w:t>
      </w:r>
    </w:p>
    <w:p w:rsidR="00911274" w:rsidRDefault="00911274" w:rsidP="00795116">
      <w:pPr>
        <w:spacing w:afterLines="50" w:after="156"/>
        <w:ind w:firstLineChars="200" w:firstLine="420"/>
        <w:jc w:val="left"/>
      </w:pPr>
      <w:r>
        <w:rPr>
          <w:rFonts w:hint="eastAsia"/>
        </w:rPr>
        <w:t>点击进入</w:t>
      </w:r>
      <w:r>
        <w:rPr>
          <w:rFonts w:hint="eastAsia"/>
        </w:rPr>
        <w:t>template</w:t>
      </w:r>
      <w:r>
        <w:rPr>
          <w:rFonts w:hint="eastAsia"/>
        </w:rPr>
        <w:t>文件夹后，选择模板文件后工具自动返回到标注模板主界面。在进入</w:t>
      </w:r>
      <w:r>
        <w:rPr>
          <w:rFonts w:hint="eastAsia"/>
        </w:rPr>
        <w:t>template</w:t>
      </w:r>
      <w:r>
        <w:rPr>
          <w:rFonts w:hint="eastAsia"/>
        </w:rPr>
        <w:t>文件夹后，可以看到生成的模板文件，其命名规则为</w:t>
      </w:r>
      <w:r>
        <w:rPr>
          <w:rFonts w:hint="eastAsia"/>
        </w:rPr>
        <w:t>template+</w:t>
      </w:r>
      <w:r>
        <w:rPr>
          <w:rFonts w:hint="eastAsia"/>
        </w:rPr>
        <w:t>模板序号</w:t>
      </w:r>
      <w:r>
        <w:rPr>
          <w:rFonts w:hint="eastAsia"/>
        </w:rPr>
        <w:t>-</w:t>
      </w:r>
      <w:r>
        <w:rPr>
          <w:rFonts w:hint="eastAsia"/>
        </w:rPr>
        <w:t>模板包含网页数</w:t>
      </w:r>
      <w:r>
        <w:rPr>
          <w:rFonts w:hint="eastAsia"/>
        </w:rPr>
        <w:t>.htm</w:t>
      </w:r>
      <w:r>
        <w:rPr>
          <w:rFonts w:hint="eastAsia"/>
        </w:rPr>
        <w:t>，其中模板包含网页数是指要网页数据集中有几个网页是相同网页结构的，所以在选择标注模板的文件是应该选择所包含网页数量多的模板文件，例如：生成的模板文件名为：</w:t>
      </w:r>
      <w:r w:rsidRPr="002515C9">
        <w:t>template1-1.htm</w:t>
      </w:r>
      <w:r>
        <w:rPr>
          <w:rFonts w:hint="eastAsia"/>
        </w:rPr>
        <w:t>和</w:t>
      </w:r>
      <w:r w:rsidRPr="002515C9">
        <w:t>template</w:t>
      </w:r>
      <w:r>
        <w:rPr>
          <w:rFonts w:hint="eastAsia"/>
        </w:rPr>
        <w:t>2</w:t>
      </w:r>
      <w:r w:rsidRPr="002515C9">
        <w:t>-</w:t>
      </w:r>
      <w:r>
        <w:rPr>
          <w:rFonts w:hint="eastAsia"/>
        </w:rPr>
        <w:t>8</w:t>
      </w:r>
      <w:r w:rsidRPr="002515C9">
        <w:t>.htm</w:t>
      </w:r>
      <w:r>
        <w:rPr>
          <w:rFonts w:hint="eastAsia"/>
        </w:rPr>
        <w:t>，应该选择</w:t>
      </w:r>
      <w:r w:rsidRPr="002515C9">
        <w:t>template</w:t>
      </w:r>
      <w:r>
        <w:rPr>
          <w:rFonts w:hint="eastAsia"/>
        </w:rPr>
        <w:t>2</w:t>
      </w:r>
      <w:r w:rsidRPr="002515C9">
        <w:t>-</w:t>
      </w:r>
      <w:r>
        <w:rPr>
          <w:rFonts w:hint="eastAsia"/>
        </w:rPr>
        <w:t>8</w:t>
      </w:r>
      <w:r w:rsidRPr="002515C9">
        <w:t>.htm</w:t>
      </w:r>
      <w:r>
        <w:rPr>
          <w:rFonts w:hint="eastAsia"/>
        </w:rPr>
        <w:t>这个文件，因为其由网页数据集文件中的</w:t>
      </w:r>
      <w:r>
        <w:rPr>
          <w:rFonts w:hint="eastAsia"/>
        </w:rPr>
        <w:t>8</w:t>
      </w:r>
      <w:r>
        <w:rPr>
          <w:rFonts w:hint="eastAsia"/>
        </w:rPr>
        <w:t>个文件生成，具有比</w:t>
      </w:r>
      <w:r w:rsidRPr="002515C9">
        <w:t>template1-1.htm</w:t>
      </w:r>
      <w:r>
        <w:rPr>
          <w:rFonts w:hint="eastAsia"/>
        </w:rPr>
        <w:t>大的信息包含量。</w:t>
      </w:r>
    </w:p>
    <w:p w:rsidR="00911274" w:rsidRDefault="00911274" w:rsidP="00273C1E">
      <w:pPr>
        <w:jc w:val="center"/>
      </w:pPr>
      <w:r>
        <w:rPr>
          <w:rFonts w:ascii="宋体" w:hAnsi="宋体" w:cs="宋体"/>
          <w:noProof/>
          <w:kern w:val="0"/>
          <w:sz w:val="24"/>
        </w:rPr>
        <w:lastRenderedPageBreak/>
        <w:drawing>
          <wp:inline distT="0" distB="0" distL="0" distR="0">
            <wp:extent cx="4133850" cy="2456443"/>
            <wp:effectExtent l="19050" t="0" r="0" b="0"/>
            <wp:docPr id="8" name="图片 30" descr="0HU{[Z0OADXI7J7}T4OAM7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0HU{[Z0OADXI7J7}T4OAM7V"/>
                    <pic:cNvPicPr>
                      <a:picLocks noChangeAspect="1" noChangeArrowheads="1"/>
                    </pic:cNvPicPr>
                  </pic:nvPicPr>
                  <pic:blipFill>
                    <a:blip r:embed="rId38" cstate="print"/>
                    <a:srcRect/>
                    <a:stretch>
                      <a:fillRect/>
                    </a:stretch>
                  </pic:blipFill>
                  <pic:spPr bwMode="auto">
                    <a:xfrm>
                      <a:off x="0" y="0"/>
                      <a:ext cx="4133850" cy="2456443"/>
                    </a:xfrm>
                    <a:prstGeom prst="rect">
                      <a:avLst/>
                    </a:prstGeom>
                    <a:noFill/>
                    <a:ln w="9525">
                      <a:noFill/>
                      <a:miter lim="800000"/>
                      <a:headEnd/>
                      <a:tailEnd/>
                    </a:ln>
                  </pic:spPr>
                </pic:pic>
              </a:graphicData>
            </a:graphic>
          </wp:inline>
        </w:drawing>
      </w:r>
    </w:p>
    <w:p w:rsidR="00911274" w:rsidRDefault="00911274" w:rsidP="00273C1E">
      <w:pPr>
        <w:jc w:val="center"/>
      </w:pPr>
      <w:r>
        <w:rPr>
          <w:rFonts w:hint="eastAsia"/>
        </w:rPr>
        <w:t>图</w:t>
      </w:r>
      <w:r>
        <w:rPr>
          <w:rFonts w:hint="eastAsia"/>
        </w:rPr>
        <w:t>2-</w:t>
      </w:r>
      <w:r w:rsidR="001F3A8F">
        <w:rPr>
          <w:rFonts w:hint="eastAsia"/>
        </w:rPr>
        <w:t>2-</w:t>
      </w:r>
      <w:r>
        <w:rPr>
          <w:rFonts w:hint="eastAsia"/>
        </w:rPr>
        <w:t xml:space="preserve">8 </w:t>
      </w:r>
      <w:r>
        <w:rPr>
          <w:rFonts w:hint="eastAsia"/>
        </w:rPr>
        <w:t>标注模板操作界面</w:t>
      </w:r>
    </w:p>
    <w:p w:rsidR="00911274" w:rsidRDefault="00911274" w:rsidP="00273C1E">
      <w:pPr>
        <w:pStyle w:val="a9"/>
        <w:ind w:firstLineChars="0"/>
      </w:pPr>
      <w:r>
        <w:rPr>
          <w:rFonts w:hint="eastAsia"/>
        </w:rPr>
        <w:t>选择好所要标注的模板文件生，工具自动返回到标注操作主界面，点击“标注”按钮进行操作，此时会弹出操作界面，如图</w:t>
      </w:r>
      <w:r>
        <w:rPr>
          <w:rFonts w:hint="eastAsia"/>
        </w:rPr>
        <w:t>2-</w:t>
      </w:r>
      <w:r w:rsidR="001F3A8F">
        <w:rPr>
          <w:rFonts w:hint="eastAsia"/>
        </w:rPr>
        <w:t>2-</w:t>
      </w:r>
      <w:r>
        <w:rPr>
          <w:rFonts w:hint="eastAsia"/>
        </w:rPr>
        <w:t>8</w:t>
      </w:r>
      <w:r>
        <w:rPr>
          <w:rFonts w:hint="eastAsia"/>
        </w:rPr>
        <w:t>所示。在操作界面上移动鼠标，可以看到在鼠标经过时标签的边框会就红色，双击选中标签时会变成绿色。双击选中标签后，点击菜单栏上的“选择”按键，可以将标签加入队列中，选择界面如下：</w:t>
      </w:r>
    </w:p>
    <w:p w:rsidR="00911274" w:rsidRDefault="00911274" w:rsidP="00273C1E">
      <w:pPr>
        <w:jc w:val="center"/>
      </w:pPr>
      <w:r>
        <w:rPr>
          <w:rFonts w:ascii="宋体" w:hAnsi="宋体" w:cs="宋体"/>
          <w:noProof/>
          <w:kern w:val="0"/>
          <w:sz w:val="24"/>
        </w:rPr>
        <w:drawing>
          <wp:inline distT="0" distB="0" distL="0" distR="0">
            <wp:extent cx="1695450" cy="1654694"/>
            <wp:effectExtent l="19050" t="0" r="0" b="0"/>
            <wp:docPr id="33" name="图片 33" descr="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aa"/>
                    <pic:cNvPicPr>
                      <a:picLocks noChangeAspect="1" noChangeArrowheads="1"/>
                    </pic:cNvPicPr>
                  </pic:nvPicPr>
                  <pic:blipFill>
                    <a:blip r:embed="rId39" cstate="print"/>
                    <a:srcRect/>
                    <a:stretch>
                      <a:fillRect/>
                    </a:stretch>
                  </pic:blipFill>
                  <pic:spPr bwMode="auto">
                    <a:xfrm>
                      <a:off x="0" y="0"/>
                      <a:ext cx="1695450" cy="1654694"/>
                    </a:xfrm>
                    <a:prstGeom prst="rect">
                      <a:avLst/>
                    </a:prstGeom>
                    <a:noFill/>
                    <a:ln w="9525">
                      <a:noFill/>
                      <a:miter lim="800000"/>
                      <a:headEnd/>
                      <a:tailEnd/>
                    </a:ln>
                  </pic:spPr>
                </pic:pic>
              </a:graphicData>
            </a:graphic>
          </wp:inline>
        </w:drawing>
      </w:r>
    </w:p>
    <w:p w:rsidR="00911274" w:rsidRDefault="00911274" w:rsidP="00273C1E">
      <w:pPr>
        <w:jc w:val="center"/>
      </w:pPr>
      <w:r>
        <w:rPr>
          <w:rFonts w:hint="eastAsia"/>
        </w:rPr>
        <w:t>图</w:t>
      </w:r>
      <w:r w:rsidR="001F3A8F">
        <w:rPr>
          <w:rFonts w:hint="eastAsia"/>
        </w:rPr>
        <w:t>2-2-</w:t>
      </w:r>
      <w:r>
        <w:rPr>
          <w:rFonts w:hint="eastAsia"/>
        </w:rPr>
        <w:t xml:space="preserve">9 </w:t>
      </w:r>
      <w:r>
        <w:rPr>
          <w:rFonts w:hint="eastAsia"/>
        </w:rPr>
        <w:t>标注选项界面</w:t>
      </w:r>
    </w:p>
    <w:p w:rsidR="00911274" w:rsidRDefault="00911274" w:rsidP="00795116">
      <w:pPr>
        <w:spacing w:afterLines="50" w:after="156"/>
        <w:ind w:firstLineChars="200" w:firstLine="420"/>
      </w:pPr>
      <w:r>
        <w:rPr>
          <w:rFonts w:hint="eastAsia"/>
          <w:szCs w:val="20"/>
        </w:rPr>
        <w:t>选择界面上有标注名和块选择，输入完成后点击确定后退出，完成一个标签的标注操作。在完成整个模板文件的标注后，点击菜单上的“保存并退出”后完成整个模板文件的标注操作。</w:t>
      </w:r>
    </w:p>
    <w:p w:rsidR="00414D57" w:rsidRDefault="00414D57" w:rsidP="00273C1E">
      <w:pPr>
        <w:pStyle w:val="3"/>
        <w:numPr>
          <w:ilvl w:val="2"/>
          <w:numId w:val="7"/>
        </w:numPr>
        <w:spacing w:line="360" w:lineRule="auto"/>
      </w:pPr>
      <w:bookmarkStart w:id="28" w:name="_Toc341645767"/>
      <w:r>
        <w:rPr>
          <w:rFonts w:hint="eastAsia"/>
        </w:rPr>
        <w:t>数据抽取</w:t>
      </w:r>
      <w:bookmarkEnd w:id="28"/>
    </w:p>
    <w:p w:rsidR="00911274" w:rsidRPr="00911274" w:rsidRDefault="00911274" w:rsidP="00273C1E">
      <w:pPr>
        <w:ind w:firstLine="420"/>
      </w:pPr>
      <w:r w:rsidRPr="00911274">
        <w:rPr>
          <w:rFonts w:hint="eastAsia"/>
        </w:rPr>
        <w:t>系统的最终目的是根据用户的标注信息对网页进行网页数据的抽取，数据抽取的操作界面如下图所示：</w:t>
      </w:r>
    </w:p>
    <w:p w:rsidR="00911274" w:rsidRDefault="00911274" w:rsidP="00273C1E">
      <w:pPr>
        <w:jc w:val="center"/>
      </w:pPr>
      <w:r>
        <w:rPr>
          <w:rFonts w:ascii="宋体" w:hAnsi="宋体" w:cs="宋体"/>
          <w:noProof/>
          <w:kern w:val="0"/>
          <w:sz w:val="24"/>
        </w:rPr>
        <w:lastRenderedPageBreak/>
        <w:drawing>
          <wp:inline distT="0" distB="0" distL="0" distR="0">
            <wp:extent cx="3924300" cy="2958319"/>
            <wp:effectExtent l="19050" t="0" r="0" b="0"/>
            <wp:docPr id="36" name="图片 36" descr="0%2G3GAE)@D1TKNVHEOE8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0%2G3GAE)@D1TKNVHEOE8LM"/>
                    <pic:cNvPicPr>
                      <a:picLocks noChangeAspect="1" noChangeArrowheads="1"/>
                    </pic:cNvPicPr>
                  </pic:nvPicPr>
                  <pic:blipFill>
                    <a:blip r:embed="rId40" cstate="print"/>
                    <a:srcRect/>
                    <a:stretch>
                      <a:fillRect/>
                    </a:stretch>
                  </pic:blipFill>
                  <pic:spPr bwMode="auto">
                    <a:xfrm>
                      <a:off x="0" y="0"/>
                      <a:ext cx="3924300" cy="2958319"/>
                    </a:xfrm>
                    <a:prstGeom prst="rect">
                      <a:avLst/>
                    </a:prstGeom>
                    <a:noFill/>
                    <a:ln w="9525">
                      <a:noFill/>
                      <a:miter lim="800000"/>
                      <a:headEnd/>
                      <a:tailEnd/>
                    </a:ln>
                  </pic:spPr>
                </pic:pic>
              </a:graphicData>
            </a:graphic>
          </wp:inline>
        </w:drawing>
      </w:r>
    </w:p>
    <w:p w:rsidR="00911274" w:rsidRDefault="00911274" w:rsidP="00273C1E">
      <w:pPr>
        <w:jc w:val="center"/>
      </w:pPr>
      <w:r>
        <w:rPr>
          <w:rFonts w:hint="eastAsia"/>
        </w:rPr>
        <w:t>图</w:t>
      </w:r>
      <w:r>
        <w:rPr>
          <w:rFonts w:hint="eastAsia"/>
        </w:rPr>
        <w:t xml:space="preserve"> 2-</w:t>
      </w:r>
      <w:r w:rsidR="001F3A8F">
        <w:rPr>
          <w:rFonts w:hint="eastAsia"/>
        </w:rPr>
        <w:t>2-</w:t>
      </w:r>
      <w:r>
        <w:rPr>
          <w:rFonts w:hint="eastAsia"/>
        </w:rPr>
        <w:t xml:space="preserve">10 </w:t>
      </w:r>
      <w:r>
        <w:rPr>
          <w:rFonts w:hint="eastAsia"/>
        </w:rPr>
        <w:t>数据抽取主界面</w:t>
      </w:r>
    </w:p>
    <w:p w:rsidR="00911274" w:rsidRDefault="00911274" w:rsidP="00795116">
      <w:pPr>
        <w:spacing w:afterLines="50" w:after="156"/>
        <w:ind w:firstLineChars="200" w:firstLine="420"/>
      </w:pPr>
      <w:r>
        <w:rPr>
          <w:rFonts w:hint="eastAsia"/>
        </w:rPr>
        <w:t>以京东商城商品信息页数据集数据抽取为例，在模板生成操作页面中，点击“选择”，选择网页集所在目录和模板文件的，其中模板文件是在模板标注中经过用户标注后保存下来的模板文件，这两个选项选择结束后，点击界面上的“抽取”按钮进行数据的抽取。当数据抽取结束后，可以点击“查看抽取结果”按钮查看抽取出来和信息，界面如图</w:t>
      </w:r>
      <w:r>
        <w:rPr>
          <w:rFonts w:hint="eastAsia"/>
        </w:rPr>
        <w:t>2-</w:t>
      </w:r>
      <w:r w:rsidR="001F3A8F">
        <w:rPr>
          <w:rFonts w:hint="eastAsia"/>
        </w:rPr>
        <w:t>2-</w:t>
      </w:r>
      <w:r>
        <w:rPr>
          <w:rFonts w:hint="eastAsia"/>
        </w:rPr>
        <w:t>11</w:t>
      </w:r>
      <w:r>
        <w:rPr>
          <w:rFonts w:hint="eastAsia"/>
        </w:rPr>
        <w:t>所示：</w:t>
      </w:r>
    </w:p>
    <w:p w:rsidR="00911274" w:rsidRDefault="00911274" w:rsidP="00273C1E">
      <w:pPr>
        <w:jc w:val="center"/>
      </w:pPr>
      <w:r>
        <w:rPr>
          <w:rFonts w:ascii="宋体" w:hAnsi="宋体" w:cs="宋体"/>
          <w:noProof/>
          <w:kern w:val="0"/>
          <w:sz w:val="24"/>
        </w:rPr>
        <w:drawing>
          <wp:inline distT="0" distB="0" distL="0" distR="0">
            <wp:extent cx="4533900" cy="2703548"/>
            <wp:effectExtent l="19050" t="0" r="0" b="0"/>
            <wp:docPr id="39" name="图片 39" descr="45HK5C{CA{($S$Y8YA6S{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45HK5C{CA{($S$Y8YA6S{8Q"/>
                    <pic:cNvPicPr>
                      <a:picLocks noChangeAspect="1" noChangeArrowheads="1"/>
                    </pic:cNvPicPr>
                  </pic:nvPicPr>
                  <pic:blipFill>
                    <a:blip r:embed="rId41" cstate="print"/>
                    <a:srcRect/>
                    <a:stretch>
                      <a:fillRect/>
                    </a:stretch>
                  </pic:blipFill>
                  <pic:spPr bwMode="auto">
                    <a:xfrm>
                      <a:off x="0" y="0"/>
                      <a:ext cx="4533900" cy="2703548"/>
                    </a:xfrm>
                    <a:prstGeom prst="rect">
                      <a:avLst/>
                    </a:prstGeom>
                    <a:noFill/>
                    <a:ln w="9525">
                      <a:noFill/>
                      <a:miter lim="800000"/>
                      <a:headEnd/>
                      <a:tailEnd/>
                    </a:ln>
                  </pic:spPr>
                </pic:pic>
              </a:graphicData>
            </a:graphic>
          </wp:inline>
        </w:drawing>
      </w:r>
    </w:p>
    <w:p w:rsidR="00911274" w:rsidRPr="00911274" w:rsidRDefault="00911274" w:rsidP="00273C1E">
      <w:pPr>
        <w:jc w:val="center"/>
      </w:pPr>
      <w:r>
        <w:rPr>
          <w:rFonts w:hint="eastAsia"/>
        </w:rPr>
        <w:t>图</w:t>
      </w:r>
      <w:r>
        <w:rPr>
          <w:rFonts w:hint="eastAsia"/>
        </w:rPr>
        <w:t>2-</w:t>
      </w:r>
      <w:r w:rsidR="001F3A8F">
        <w:rPr>
          <w:rFonts w:hint="eastAsia"/>
        </w:rPr>
        <w:t>2-</w:t>
      </w:r>
      <w:r>
        <w:rPr>
          <w:rFonts w:hint="eastAsia"/>
        </w:rPr>
        <w:t>11</w:t>
      </w:r>
      <w:r>
        <w:rPr>
          <w:rFonts w:hint="eastAsia"/>
        </w:rPr>
        <w:t>查看抽取结果</w:t>
      </w:r>
    </w:p>
    <w:p w:rsidR="00BD762E" w:rsidRDefault="00C376B9" w:rsidP="00273C1E">
      <w:pPr>
        <w:pStyle w:val="2"/>
        <w:numPr>
          <w:ilvl w:val="1"/>
          <w:numId w:val="7"/>
        </w:numPr>
        <w:spacing w:line="360" w:lineRule="auto"/>
      </w:pPr>
      <w:bookmarkStart w:id="29" w:name="_Toc341645768"/>
      <w:r>
        <w:rPr>
          <w:rFonts w:hint="eastAsia"/>
        </w:rPr>
        <w:lastRenderedPageBreak/>
        <w:t>情感化过滤模块的使用</w:t>
      </w:r>
      <w:bookmarkEnd w:id="29"/>
    </w:p>
    <w:p w:rsidR="00BD762E" w:rsidRPr="00827EE1" w:rsidRDefault="00BD762E" w:rsidP="00273C1E">
      <w:pPr>
        <w:pStyle w:val="3"/>
        <w:spacing w:line="360" w:lineRule="auto"/>
      </w:pPr>
      <w:bookmarkStart w:id="30" w:name="_Toc341645769"/>
      <w:r>
        <w:rPr>
          <w:rFonts w:hint="eastAsia"/>
        </w:rPr>
        <w:t>2.3.1</w:t>
      </w:r>
      <w:r w:rsidR="00827EE1">
        <w:rPr>
          <w:rFonts w:hint="eastAsia"/>
        </w:rPr>
        <w:t>收集</w:t>
      </w:r>
      <w:r w:rsidR="00827EE1">
        <w:rPr>
          <w:rFonts w:hint="eastAsia"/>
        </w:rPr>
        <w:t>txt</w:t>
      </w:r>
      <w:r>
        <w:rPr>
          <w:rFonts w:hint="eastAsia"/>
        </w:rPr>
        <w:t>文本集</w:t>
      </w:r>
      <w:bookmarkEnd w:id="30"/>
    </w:p>
    <w:p w:rsidR="00BD762E" w:rsidRDefault="00BD762E" w:rsidP="00273C1E">
      <w:pPr>
        <w:ind w:firstLine="420"/>
      </w:pPr>
      <w:r>
        <w:rPr>
          <w:rFonts w:hint="eastAsia"/>
        </w:rPr>
        <w:t>如将收集到的文本都放在</w:t>
      </w:r>
      <w:r>
        <w:rPr>
          <w:rFonts w:hint="eastAsia"/>
        </w:rPr>
        <w:t>D</w:t>
      </w:r>
      <w:r>
        <w:rPr>
          <w:rFonts w:hint="eastAsia"/>
        </w:rPr>
        <w:t>盘</w:t>
      </w:r>
      <w:r>
        <w:rPr>
          <w:rFonts w:hint="eastAsia"/>
        </w:rPr>
        <w:t>D</w:t>
      </w:r>
      <w:r>
        <w:rPr>
          <w:rFonts w:hint="eastAsia"/>
        </w:rPr>
        <w:t>：</w:t>
      </w:r>
      <w:r>
        <w:rPr>
          <w:rFonts w:hint="eastAsia"/>
        </w:rPr>
        <w:t>\input1\test3</w:t>
      </w:r>
      <w:r>
        <w:rPr>
          <w:rFonts w:hint="eastAsia"/>
        </w:rPr>
        <w:t>路径下，如图所示：</w:t>
      </w:r>
    </w:p>
    <w:p w:rsidR="00BD762E" w:rsidRDefault="00BD762E" w:rsidP="00273C1E">
      <w:pPr>
        <w:jc w:val="center"/>
      </w:pPr>
      <w:r>
        <w:rPr>
          <w:rFonts w:hint="eastAsia"/>
          <w:noProof/>
        </w:rPr>
        <w:drawing>
          <wp:inline distT="0" distB="0" distL="0" distR="0">
            <wp:extent cx="4800600" cy="3115562"/>
            <wp:effectExtent l="19050" t="0" r="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2" cstate="print"/>
                    <a:srcRect/>
                    <a:stretch>
                      <a:fillRect/>
                    </a:stretch>
                  </pic:blipFill>
                  <pic:spPr bwMode="auto">
                    <a:xfrm>
                      <a:off x="0" y="0"/>
                      <a:ext cx="4806000" cy="3119067"/>
                    </a:xfrm>
                    <a:prstGeom prst="rect">
                      <a:avLst/>
                    </a:prstGeom>
                    <a:noFill/>
                    <a:ln w="9525">
                      <a:noFill/>
                      <a:miter lim="800000"/>
                      <a:headEnd/>
                      <a:tailEnd/>
                    </a:ln>
                  </pic:spPr>
                </pic:pic>
              </a:graphicData>
            </a:graphic>
          </wp:inline>
        </w:drawing>
      </w:r>
    </w:p>
    <w:p w:rsidR="001F3A8F" w:rsidRDefault="001F3A8F" w:rsidP="00273C1E">
      <w:pPr>
        <w:ind w:firstLine="420"/>
        <w:jc w:val="center"/>
      </w:pPr>
      <w:r>
        <w:rPr>
          <w:rFonts w:hint="eastAsia"/>
        </w:rPr>
        <w:t>图</w:t>
      </w:r>
      <w:r>
        <w:rPr>
          <w:rFonts w:hint="eastAsia"/>
        </w:rPr>
        <w:t xml:space="preserve">2-3-1 </w:t>
      </w:r>
      <w:r w:rsidR="00651CD3">
        <w:rPr>
          <w:rFonts w:hint="eastAsia"/>
        </w:rPr>
        <w:t>文本集的存放</w:t>
      </w:r>
    </w:p>
    <w:p w:rsidR="00BD762E" w:rsidRDefault="00BD762E" w:rsidP="00273C1E">
      <w:pPr>
        <w:ind w:firstLine="420"/>
      </w:pPr>
      <w:r>
        <w:rPr>
          <w:rFonts w:hint="eastAsia"/>
        </w:rPr>
        <w:t>其中文本以</w:t>
      </w:r>
      <w:r>
        <w:rPr>
          <w:rFonts w:hint="eastAsia"/>
        </w:rPr>
        <w:t>txt</w:t>
      </w:r>
      <w:r>
        <w:rPr>
          <w:rFonts w:hint="eastAsia"/>
        </w:rPr>
        <w:t>文本格式存储，如图所示：</w:t>
      </w:r>
    </w:p>
    <w:p w:rsidR="00BD762E" w:rsidRDefault="00BD762E" w:rsidP="00273C1E">
      <w:pPr>
        <w:jc w:val="center"/>
      </w:pPr>
      <w:r>
        <w:rPr>
          <w:rFonts w:hint="eastAsia"/>
          <w:noProof/>
        </w:rPr>
        <w:drawing>
          <wp:inline distT="0" distB="0" distL="0" distR="0">
            <wp:extent cx="5181600" cy="2959563"/>
            <wp:effectExtent l="1905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cstate="print"/>
                    <a:srcRect/>
                    <a:stretch>
                      <a:fillRect/>
                    </a:stretch>
                  </pic:blipFill>
                  <pic:spPr bwMode="auto">
                    <a:xfrm>
                      <a:off x="0" y="0"/>
                      <a:ext cx="5195016" cy="2967226"/>
                    </a:xfrm>
                    <a:prstGeom prst="rect">
                      <a:avLst/>
                    </a:prstGeom>
                    <a:noFill/>
                    <a:ln w="9525">
                      <a:noFill/>
                      <a:miter lim="800000"/>
                      <a:headEnd/>
                      <a:tailEnd/>
                    </a:ln>
                  </pic:spPr>
                </pic:pic>
              </a:graphicData>
            </a:graphic>
          </wp:inline>
        </w:drawing>
      </w:r>
    </w:p>
    <w:p w:rsidR="00651CD3" w:rsidRDefault="00651CD3" w:rsidP="00273C1E">
      <w:pPr>
        <w:jc w:val="center"/>
      </w:pPr>
      <w:r>
        <w:rPr>
          <w:rFonts w:hint="eastAsia"/>
        </w:rPr>
        <w:t>图</w:t>
      </w:r>
      <w:r>
        <w:rPr>
          <w:rFonts w:hint="eastAsia"/>
        </w:rPr>
        <w:t xml:space="preserve">2-3-2 </w:t>
      </w:r>
      <w:r>
        <w:rPr>
          <w:rFonts w:hint="eastAsia"/>
        </w:rPr>
        <w:t>文本集内容</w:t>
      </w:r>
    </w:p>
    <w:p w:rsidR="00BD762E" w:rsidRDefault="00BD762E" w:rsidP="00273C1E">
      <w:pPr>
        <w:pStyle w:val="3"/>
        <w:spacing w:line="360" w:lineRule="auto"/>
      </w:pPr>
      <w:bookmarkStart w:id="31" w:name="_Toc341645770"/>
      <w:r>
        <w:rPr>
          <w:rFonts w:hint="eastAsia"/>
        </w:rPr>
        <w:lastRenderedPageBreak/>
        <w:t>2.3.2</w:t>
      </w:r>
      <w:r>
        <w:rPr>
          <w:rFonts w:hint="eastAsia"/>
        </w:rPr>
        <w:t>工具运行主界面</w:t>
      </w:r>
      <w:bookmarkEnd w:id="31"/>
    </w:p>
    <w:p w:rsidR="00BD762E" w:rsidRDefault="00BD762E" w:rsidP="00273C1E">
      <w:pPr>
        <w:ind w:firstLineChars="200" w:firstLine="420"/>
      </w:pPr>
      <w:r>
        <w:rPr>
          <w:rFonts w:hint="eastAsia"/>
        </w:rPr>
        <w:t>运行文件</w:t>
      </w:r>
      <w:r>
        <w:rPr>
          <w:rFonts w:hint="eastAsia"/>
        </w:rPr>
        <w:t>opinionMining</w:t>
      </w:r>
      <w:r>
        <w:t>.jar</w:t>
      </w:r>
      <w:r>
        <w:rPr>
          <w:rFonts w:hint="eastAsia"/>
        </w:rPr>
        <w:t>，弹出工具主界面如下：</w:t>
      </w:r>
    </w:p>
    <w:p w:rsidR="00BD762E" w:rsidRDefault="00BD762E" w:rsidP="00273C1E">
      <w:pPr>
        <w:pStyle w:val="aa"/>
        <w:ind w:firstLine="0"/>
        <w:jc w:val="center"/>
        <w:rPr>
          <w:noProof/>
        </w:rPr>
      </w:pPr>
      <w:r>
        <w:rPr>
          <w:rFonts w:hint="eastAsia"/>
          <w:noProof/>
        </w:rPr>
        <w:drawing>
          <wp:inline distT="0" distB="0" distL="0" distR="0">
            <wp:extent cx="4072437" cy="3419475"/>
            <wp:effectExtent l="19050" t="0" r="4263"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4" cstate="print"/>
                    <a:srcRect/>
                    <a:stretch>
                      <a:fillRect/>
                    </a:stretch>
                  </pic:blipFill>
                  <pic:spPr bwMode="auto">
                    <a:xfrm>
                      <a:off x="0" y="0"/>
                      <a:ext cx="4092735" cy="3436519"/>
                    </a:xfrm>
                    <a:prstGeom prst="rect">
                      <a:avLst/>
                    </a:prstGeom>
                    <a:noFill/>
                    <a:ln w="9525">
                      <a:noFill/>
                      <a:miter lim="800000"/>
                      <a:headEnd/>
                      <a:tailEnd/>
                    </a:ln>
                  </pic:spPr>
                </pic:pic>
              </a:graphicData>
            </a:graphic>
          </wp:inline>
        </w:drawing>
      </w:r>
    </w:p>
    <w:p w:rsidR="00A95AD2" w:rsidRDefault="00A95AD2" w:rsidP="00273C1E">
      <w:pPr>
        <w:pStyle w:val="aa"/>
        <w:ind w:firstLine="0"/>
        <w:jc w:val="center"/>
        <w:rPr>
          <w:noProof/>
        </w:rPr>
      </w:pPr>
      <w:r>
        <w:rPr>
          <w:rFonts w:hint="eastAsia"/>
          <w:noProof/>
        </w:rPr>
        <w:t>图</w:t>
      </w:r>
      <w:r>
        <w:rPr>
          <w:rFonts w:hint="eastAsia"/>
          <w:noProof/>
        </w:rPr>
        <w:t xml:space="preserve">2-3-3 </w:t>
      </w:r>
      <w:r>
        <w:rPr>
          <w:rFonts w:hint="eastAsia"/>
          <w:noProof/>
        </w:rPr>
        <w:t>工具主界面</w:t>
      </w:r>
    </w:p>
    <w:p w:rsidR="00BD762E" w:rsidRDefault="00A95AD2" w:rsidP="00273C1E">
      <w:pPr>
        <w:pStyle w:val="aa"/>
        <w:rPr>
          <w:noProof/>
        </w:rPr>
      </w:pPr>
      <w:r>
        <w:rPr>
          <w:rFonts w:hint="eastAsia"/>
          <w:noProof/>
        </w:rPr>
        <w:t>选择要测试的文本集，示例如下图</w:t>
      </w:r>
      <w:r w:rsidR="00BD762E">
        <w:rPr>
          <w:rFonts w:hint="eastAsia"/>
          <w:noProof/>
        </w:rPr>
        <w:t>：</w:t>
      </w:r>
    </w:p>
    <w:p w:rsidR="00BD762E" w:rsidRDefault="00BD762E" w:rsidP="00273C1E">
      <w:pPr>
        <w:pStyle w:val="aa"/>
        <w:ind w:firstLine="0"/>
        <w:jc w:val="center"/>
        <w:rPr>
          <w:noProof/>
        </w:rPr>
      </w:pPr>
      <w:r>
        <w:rPr>
          <w:rFonts w:hint="eastAsia"/>
          <w:noProof/>
        </w:rPr>
        <w:drawing>
          <wp:inline distT="0" distB="0" distL="0" distR="0">
            <wp:extent cx="3984236" cy="3333750"/>
            <wp:effectExtent l="19050" t="0" r="0" b="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45" cstate="print"/>
                    <a:srcRect/>
                    <a:stretch>
                      <a:fillRect/>
                    </a:stretch>
                  </pic:blipFill>
                  <pic:spPr bwMode="auto">
                    <a:xfrm>
                      <a:off x="0" y="0"/>
                      <a:ext cx="3998673" cy="3345830"/>
                    </a:xfrm>
                    <a:prstGeom prst="rect">
                      <a:avLst/>
                    </a:prstGeom>
                    <a:noFill/>
                    <a:ln w="9525">
                      <a:noFill/>
                      <a:miter lim="800000"/>
                      <a:headEnd/>
                      <a:tailEnd/>
                    </a:ln>
                  </pic:spPr>
                </pic:pic>
              </a:graphicData>
            </a:graphic>
          </wp:inline>
        </w:drawing>
      </w:r>
    </w:p>
    <w:p w:rsidR="00234AFE" w:rsidRDefault="00234AFE" w:rsidP="00273C1E">
      <w:pPr>
        <w:pStyle w:val="aa"/>
        <w:ind w:firstLine="0"/>
        <w:jc w:val="center"/>
        <w:rPr>
          <w:noProof/>
        </w:rPr>
      </w:pPr>
      <w:r>
        <w:rPr>
          <w:rFonts w:hint="eastAsia"/>
          <w:noProof/>
        </w:rPr>
        <w:t>图</w:t>
      </w:r>
      <w:r>
        <w:rPr>
          <w:rFonts w:hint="eastAsia"/>
          <w:noProof/>
        </w:rPr>
        <w:t xml:space="preserve">2-3-4 </w:t>
      </w:r>
      <w:r>
        <w:rPr>
          <w:rFonts w:hint="eastAsia"/>
          <w:noProof/>
        </w:rPr>
        <w:t>选择测试的文本集</w:t>
      </w:r>
    </w:p>
    <w:p w:rsidR="00BD762E" w:rsidRDefault="00BD762E" w:rsidP="00273C1E">
      <w:pPr>
        <w:pStyle w:val="aa"/>
        <w:rPr>
          <w:noProof/>
        </w:rPr>
      </w:pPr>
      <w:r>
        <w:rPr>
          <w:rFonts w:hint="eastAsia"/>
          <w:noProof/>
        </w:rPr>
        <w:lastRenderedPageBreak/>
        <w:t>选择要保存的结果文件</w:t>
      </w:r>
      <w:r w:rsidR="008E0BE4">
        <w:rPr>
          <w:rFonts w:hint="eastAsia"/>
          <w:noProof/>
        </w:rPr>
        <w:t>，示例如下图：</w:t>
      </w:r>
    </w:p>
    <w:p w:rsidR="00BD762E" w:rsidRDefault="00BD762E" w:rsidP="00273C1E">
      <w:pPr>
        <w:pStyle w:val="aa"/>
        <w:ind w:firstLine="0"/>
        <w:jc w:val="center"/>
        <w:rPr>
          <w:noProof/>
        </w:rPr>
      </w:pPr>
      <w:r>
        <w:rPr>
          <w:rFonts w:hint="eastAsia"/>
          <w:noProof/>
        </w:rPr>
        <w:drawing>
          <wp:inline distT="0" distB="0" distL="0" distR="0">
            <wp:extent cx="4911230" cy="3286125"/>
            <wp:effectExtent l="19050" t="0" r="3670" b="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46" cstate="print"/>
                    <a:srcRect/>
                    <a:stretch>
                      <a:fillRect/>
                    </a:stretch>
                  </pic:blipFill>
                  <pic:spPr bwMode="auto">
                    <a:xfrm>
                      <a:off x="0" y="0"/>
                      <a:ext cx="4910389" cy="3285563"/>
                    </a:xfrm>
                    <a:prstGeom prst="rect">
                      <a:avLst/>
                    </a:prstGeom>
                    <a:noFill/>
                    <a:ln w="9525">
                      <a:noFill/>
                      <a:miter lim="800000"/>
                      <a:headEnd/>
                      <a:tailEnd/>
                    </a:ln>
                  </pic:spPr>
                </pic:pic>
              </a:graphicData>
            </a:graphic>
          </wp:inline>
        </w:drawing>
      </w:r>
    </w:p>
    <w:p w:rsidR="00234AFE" w:rsidRDefault="00234AFE" w:rsidP="00273C1E">
      <w:pPr>
        <w:pStyle w:val="aa"/>
        <w:ind w:firstLine="0"/>
        <w:jc w:val="center"/>
        <w:rPr>
          <w:noProof/>
        </w:rPr>
      </w:pPr>
      <w:r>
        <w:rPr>
          <w:rFonts w:hint="eastAsia"/>
          <w:noProof/>
        </w:rPr>
        <w:t>图</w:t>
      </w:r>
      <w:r>
        <w:rPr>
          <w:rFonts w:hint="eastAsia"/>
          <w:noProof/>
        </w:rPr>
        <w:t xml:space="preserve">2-3-5 </w:t>
      </w:r>
      <w:r>
        <w:rPr>
          <w:rFonts w:hint="eastAsia"/>
          <w:noProof/>
        </w:rPr>
        <w:t>选择要保存的结果文件</w:t>
      </w:r>
    </w:p>
    <w:p w:rsidR="00BD762E" w:rsidRDefault="00BD762E" w:rsidP="00273C1E">
      <w:pPr>
        <w:pStyle w:val="aa"/>
        <w:rPr>
          <w:noProof/>
        </w:rPr>
      </w:pPr>
      <w:r>
        <w:rPr>
          <w:rFonts w:hint="eastAsia"/>
          <w:noProof/>
        </w:rPr>
        <w:t>点击“运行”按钮，程序开始执行：</w:t>
      </w:r>
    </w:p>
    <w:p w:rsidR="00BD762E" w:rsidRDefault="00BD762E" w:rsidP="00273C1E">
      <w:pPr>
        <w:pStyle w:val="aa"/>
        <w:ind w:firstLine="0"/>
        <w:jc w:val="center"/>
        <w:rPr>
          <w:noProof/>
        </w:rPr>
      </w:pPr>
      <w:r>
        <w:rPr>
          <w:rFonts w:hint="eastAsia"/>
          <w:noProof/>
        </w:rPr>
        <w:drawing>
          <wp:inline distT="0" distB="0" distL="0" distR="0">
            <wp:extent cx="4750697" cy="4038600"/>
            <wp:effectExtent l="19050" t="0" r="0" b="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47" cstate="print"/>
                    <a:srcRect/>
                    <a:stretch>
                      <a:fillRect/>
                    </a:stretch>
                  </pic:blipFill>
                  <pic:spPr bwMode="auto">
                    <a:xfrm>
                      <a:off x="0" y="0"/>
                      <a:ext cx="4757622" cy="4044487"/>
                    </a:xfrm>
                    <a:prstGeom prst="rect">
                      <a:avLst/>
                    </a:prstGeom>
                    <a:noFill/>
                    <a:ln w="9525">
                      <a:noFill/>
                      <a:miter lim="800000"/>
                      <a:headEnd/>
                      <a:tailEnd/>
                    </a:ln>
                  </pic:spPr>
                </pic:pic>
              </a:graphicData>
            </a:graphic>
          </wp:inline>
        </w:drawing>
      </w:r>
    </w:p>
    <w:p w:rsidR="00413E60" w:rsidRDefault="00413E60" w:rsidP="00273C1E">
      <w:pPr>
        <w:pStyle w:val="aa"/>
        <w:ind w:firstLine="0"/>
        <w:jc w:val="center"/>
        <w:rPr>
          <w:noProof/>
        </w:rPr>
      </w:pPr>
      <w:r>
        <w:rPr>
          <w:rFonts w:hint="eastAsia"/>
          <w:noProof/>
        </w:rPr>
        <w:t>图</w:t>
      </w:r>
      <w:r>
        <w:rPr>
          <w:rFonts w:hint="eastAsia"/>
          <w:noProof/>
        </w:rPr>
        <w:t xml:space="preserve">2-3-6 </w:t>
      </w:r>
      <w:r>
        <w:rPr>
          <w:rFonts w:hint="eastAsia"/>
          <w:noProof/>
        </w:rPr>
        <w:t>程序开始执行</w:t>
      </w:r>
    </w:p>
    <w:p w:rsidR="00BD762E" w:rsidRDefault="00BD762E" w:rsidP="00273C1E">
      <w:pPr>
        <w:pStyle w:val="aa"/>
        <w:rPr>
          <w:noProof/>
        </w:rPr>
      </w:pPr>
      <w:r>
        <w:rPr>
          <w:rFonts w:hint="eastAsia"/>
          <w:noProof/>
        </w:rPr>
        <w:lastRenderedPageBreak/>
        <w:t>执行完毕显示分析结果：</w:t>
      </w:r>
    </w:p>
    <w:p w:rsidR="00BD762E" w:rsidRDefault="00BD762E" w:rsidP="00273C1E">
      <w:pPr>
        <w:pStyle w:val="aa"/>
        <w:ind w:firstLine="0"/>
        <w:jc w:val="center"/>
        <w:rPr>
          <w:noProof/>
        </w:rPr>
      </w:pPr>
      <w:r>
        <w:rPr>
          <w:rFonts w:hint="eastAsia"/>
          <w:noProof/>
        </w:rPr>
        <w:drawing>
          <wp:inline distT="0" distB="0" distL="0" distR="0">
            <wp:extent cx="4591050" cy="3856871"/>
            <wp:effectExtent l="19050" t="0" r="0" b="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48" cstate="print"/>
                    <a:srcRect/>
                    <a:stretch>
                      <a:fillRect/>
                    </a:stretch>
                  </pic:blipFill>
                  <pic:spPr bwMode="auto">
                    <a:xfrm>
                      <a:off x="0" y="0"/>
                      <a:ext cx="4620430" cy="3881553"/>
                    </a:xfrm>
                    <a:prstGeom prst="rect">
                      <a:avLst/>
                    </a:prstGeom>
                    <a:noFill/>
                    <a:ln w="9525">
                      <a:noFill/>
                      <a:miter lim="800000"/>
                      <a:headEnd/>
                      <a:tailEnd/>
                    </a:ln>
                  </pic:spPr>
                </pic:pic>
              </a:graphicData>
            </a:graphic>
          </wp:inline>
        </w:drawing>
      </w:r>
    </w:p>
    <w:p w:rsidR="0090610D" w:rsidRDefault="0090610D" w:rsidP="00273C1E">
      <w:pPr>
        <w:pStyle w:val="aa"/>
        <w:ind w:firstLine="0"/>
        <w:jc w:val="center"/>
        <w:rPr>
          <w:noProof/>
        </w:rPr>
      </w:pPr>
      <w:r>
        <w:rPr>
          <w:rFonts w:hint="eastAsia"/>
          <w:noProof/>
        </w:rPr>
        <w:t>图</w:t>
      </w:r>
      <w:r>
        <w:rPr>
          <w:rFonts w:hint="eastAsia"/>
          <w:noProof/>
        </w:rPr>
        <w:t xml:space="preserve">2-3-7 </w:t>
      </w:r>
      <w:r>
        <w:rPr>
          <w:rFonts w:hint="eastAsia"/>
          <w:noProof/>
        </w:rPr>
        <w:t>执行完毕</w:t>
      </w:r>
    </w:p>
    <w:p w:rsidR="00BD762E" w:rsidRDefault="00BD762E" w:rsidP="00273C1E">
      <w:pPr>
        <w:pStyle w:val="aa"/>
        <w:rPr>
          <w:noProof/>
        </w:rPr>
      </w:pPr>
      <w:r>
        <w:rPr>
          <w:rFonts w:hint="eastAsia"/>
          <w:noProof/>
        </w:rPr>
        <w:t>在先前制定的结果文件中，可查看具体分析内容：</w:t>
      </w:r>
    </w:p>
    <w:p w:rsidR="00BD762E" w:rsidRPr="00777C34" w:rsidRDefault="00BD762E" w:rsidP="00273C1E">
      <w:pPr>
        <w:widowControl/>
        <w:jc w:val="center"/>
        <w:rPr>
          <w:rFonts w:ascii="宋体" w:hAnsi="宋体" w:cs="宋体"/>
          <w:kern w:val="0"/>
          <w:sz w:val="24"/>
        </w:rPr>
      </w:pPr>
      <w:r>
        <w:rPr>
          <w:rFonts w:ascii="宋体" w:hAnsi="宋体" w:cs="宋体"/>
          <w:noProof/>
          <w:kern w:val="0"/>
          <w:sz w:val="24"/>
        </w:rPr>
        <w:drawing>
          <wp:inline distT="0" distB="0" distL="0" distR="0">
            <wp:extent cx="5219700" cy="2976380"/>
            <wp:effectExtent l="19050" t="0" r="0" b="0"/>
            <wp:docPr id="32" name="图片 32" descr="7(K6N)$QF]KUS~(P9{$1S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7(K6N)$QF]KUS~(P9{$1SB5"/>
                    <pic:cNvPicPr>
                      <a:picLocks noChangeAspect="1" noChangeArrowheads="1"/>
                    </pic:cNvPicPr>
                  </pic:nvPicPr>
                  <pic:blipFill>
                    <a:blip r:embed="rId49" cstate="print"/>
                    <a:srcRect/>
                    <a:stretch>
                      <a:fillRect/>
                    </a:stretch>
                  </pic:blipFill>
                  <pic:spPr bwMode="auto">
                    <a:xfrm>
                      <a:off x="0" y="0"/>
                      <a:ext cx="5238731" cy="2987232"/>
                    </a:xfrm>
                    <a:prstGeom prst="rect">
                      <a:avLst/>
                    </a:prstGeom>
                    <a:noFill/>
                    <a:ln w="9525">
                      <a:noFill/>
                      <a:miter lim="800000"/>
                      <a:headEnd/>
                      <a:tailEnd/>
                    </a:ln>
                  </pic:spPr>
                </pic:pic>
              </a:graphicData>
            </a:graphic>
          </wp:inline>
        </w:drawing>
      </w:r>
    </w:p>
    <w:p w:rsidR="00BD762E" w:rsidRDefault="00B0677D" w:rsidP="00273C1E">
      <w:pPr>
        <w:pStyle w:val="aa"/>
        <w:ind w:firstLine="0"/>
        <w:jc w:val="center"/>
      </w:pPr>
      <w:r>
        <w:rPr>
          <w:rFonts w:hint="eastAsia"/>
        </w:rPr>
        <w:t>图</w:t>
      </w:r>
      <w:r>
        <w:rPr>
          <w:rFonts w:hint="eastAsia"/>
        </w:rPr>
        <w:t xml:space="preserve">2-3-8 </w:t>
      </w:r>
      <w:r>
        <w:rPr>
          <w:rFonts w:hint="eastAsia"/>
        </w:rPr>
        <w:t>具体分析内容</w:t>
      </w:r>
    </w:p>
    <w:p w:rsidR="00BD762E" w:rsidRPr="00BD762E" w:rsidRDefault="00BD762E" w:rsidP="00273C1E">
      <w:pPr>
        <w:ind w:firstLineChars="200" w:firstLine="420"/>
      </w:pPr>
      <w:r>
        <w:rPr>
          <w:rFonts w:hint="eastAsia"/>
        </w:rPr>
        <w:t>点击“退出”按钮，退出程序。</w:t>
      </w:r>
    </w:p>
    <w:sectPr w:rsidR="00BD762E" w:rsidRPr="00BD762E" w:rsidSect="00574CA9">
      <w:headerReference w:type="default" r:id="rId50"/>
      <w:footerReference w:type="default" r:id="rId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6AF3" w:rsidRDefault="00016AF3" w:rsidP="009E52B9">
      <w:r>
        <w:separator/>
      </w:r>
    </w:p>
  </w:endnote>
  <w:endnote w:type="continuationSeparator" w:id="0">
    <w:p w:rsidR="00016AF3" w:rsidRDefault="00016AF3" w:rsidP="009E52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73719"/>
      <w:docPartObj>
        <w:docPartGallery w:val="Page Numbers (Bottom of Page)"/>
        <w:docPartUnique/>
      </w:docPartObj>
    </w:sdtPr>
    <w:sdtContent>
      <w:p w:rsidR="00A95533" w:rsidRDefault="00A95533">
        <w:pPr>
          <w:pStyle w:val="a4"/>
          <w:jc w:val="center"/>
        </w:pPr>
        <w:r>
          <w:fldChar w:fldCharType="begin"/>
        </w:r>
        <w:r>
          <w:instrText xml:space="preserve"> PAGE   \* MERGEFORMAT </w:instrText>
        </w:r>
        <w:r>
          <w:fldChar w:fldCharType="separate"/>
        </w:r>
        <w:r w:rsidR="006B4BAF" w:rsidRPr="006B4BAF">
          <w:rPr>
            <w:noProof/>
            <w:lang w:val="zh-CN"/>
          </w:rPr>
          <w:t>19</w:t>
        </w:r>
        <w:r>
          <w:rPr>
            <w:noProof/>
            <w:lang w:val="zh-CN"/>
          </w:rPr>
          <w:fldChar w:fldCharType="end"/>
        </w:r>
      </w:p>
    </w:sdtContent>
  </w:sdt>
  <w:p w:rsidR="00A95533" w:rsidRDefault="00A95533">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6AF3" w:rsidRDefault="00016AF3" w:rsidP="009E52B9">
      <w:r>
        <w:separator/>
      </w:r>
    </w:p>
  </w:footnote>
  <w:footnote w:type="continuationSeparator" w:id="0">
    <w:p w:rsidR="00016AF3" w:rsidRDefault="00016AF3" w:rsidP="009E52B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5533" w:rsidRDefault="00A95533" w:rsidP="009E52B9">
    <w:pPr>
      <w:pStyle w:val="a3"/>
      <w:jc w:val="both"/>
    </w:pPr>
    <w:r>
      <w:rPr>
        <w:rFonts w:hint="eastAsia"/>
      </w:rPr>
      <w:t>文本数据智能处理系统</w:t>
    </w:r>
    <w:r>
      <w:rPr>
        <w:rFonts w:hint="eastAsia"/>
      </w:rPr>
      <w:t>---</w:t>
    </w:r>
    <w:r>
      <w:rPr>
        <w:rFonts w:hint="eastAsia"/>
      </w:rPr>
      <w:t>软件用户使用手册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E7026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11312561"/>
    <w:multiLevelType w:val="hybridMultilevel"/>
    <w:tmpl w:val="770A45D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C1F08BA"/>
    <w:multiLevelType w:val="hybridMultilevel"/>
    <w:tmpl w:val="0C5A4832"/>
    <w:lvl w:ilvl="0" w:tplc="60BA310A">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1E5A26E7"/>
    <w:multiLevelType w:val="hybridMultilevel"/>
    <w:tmpl w:val="323C7792"/>
    <w:lvl w:ilvl="0" w:tplc="C75E1D34">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1FA062B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321F09D2"/>
    <w:multiLevelType w:val="hybridMultilevel"/>
    <w:tmpl w:val="09741F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4EF69D6"/>
    <w:multiLevelType w:val="hybridMultilevel"/>
    <w:tmpl w:val="3D7068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AFF7800"/>
    <w:multiLevelType w:val="hybridMultilevel"/>
    <w:tmpl w:val="DA70961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C4B41E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42D94EA6"/>
    <w:multiLevelType w:val="multilevel"/>
    <w:tmpl w:val="FC3E6152"/>
    <w:lvl w:ilvl="0">
      <w:start w:val="1"/>
      <w:numFmt w:val="bullet"/>
      <w:lvlText w:val=""/>
      <w:lvlJc w:val="left"/>
      <w:pPr>
        <w:ind w:left="845" w:hanging="425"/>
      </w:pPr>
      <w:rPr>
        <w:rFonts w:ascii="Wingdings" w:hAnsi="Wingdings" w:hint="default"/>
      </w:rPr>
    </w:lvl>
    <w:lvl w:ilvl="1">
      <w:start w:val="1"/>
      <w:numFmt w:val="decimal"/>
      <w:lvlText w:val="%1.%2."/>
      <w:lvlJc w:val="left"/>
      <w:pPr>
        <w:ind w:left="987" w:hanging="567"/>
      </w:pPr>
    </w:lvl>
    <w:lvl w:ilvl="2">
      <w:start w:val="1"/>
      <w:numFmt w:val="decimal"/>
      <w:lvlText w:val="%1.%2.%3."/>
      <w:lvlJc w:val="left"/>
      <w:pPr>
        <w:ind w:left="1129" w:hanging="709"/>
      </w:pPr>
    </w:lvl>
    <w:lvl w:ilvl="3">
      <w:start w:val="1"/>
      <w:numFmt w:val="decimal"/>
      <w:lvlText w:val="%1.%2.%3.%4."/>
      <w:lvlJc w:val="left"/>
      <w:pPr>
        <w:ind w:left="1271" w:hanging="851"/>
      </w:pPr>
    </w:lvl>
    <w:lvl w:ilvl="4">
      <w:start w:val="1"/>
      <w:numFmt w:val="decimal"/>
      <w:lvlText w:val="%1.%2.%3.%4.%5."/>
      <w:lvlJc w:val="left"/>
      <w:pPr>
        <w:ind w:left="1412" w:hanging="992"/>
      </w:pPr>
    </w:lvl>
    <w:lvl w:ilvl="5">
      <w:start w:val="1"/>
      <w:numFmt w:val="decimal"/>
      <w:lvlText w:val="%1.%2.%3.%4.%5.%6."/>
      <w:lvlJc w:val="left"/>
      <w:pPr>
        <w:ind w:left="1554" w:hanging="1134"/>
      </w:pPr>
    </w:lvl>
    <w:lvl w:ilvl="6">
      <w:start w:val="1"/>
      <w:numFmt w:val="decimal"/>
      <w:lvlText w:val="%1.%2.%3.%4.%5.%6.%7."/>
      <w:lvlJc w:val="left"/>
      <w:pPr>
        <w:ind w:left="1696" w:hanging="1276"/>
      </w:pPr>
    </w:lvl>
    <w:lvl w:ilvl="7">
      <w:start w:val="1"/>
      <w:numFmt w:val="decimal"/>
      <w:lvlText w:val="%1.%2.%3.%4.%5.%6.%7.%8."/>
      <w:lvlJc w:val="left"/>
      <w:pPr>
        <w:ind w:left="1838" w:hanging="1418"/>
      </w:pPr>
    </w:lvl>
    <w:lvl w:ilvl="8">
      <w:start w:val="1"/>
      <w:numFmt w:val="decimal"/>
      <w:lvlText w:val="%1.%2.%3.%4.%5.%6.%7.%8.%9."/>
      <w:lvlJc w:val="left"/>
      <w:pPr>
        <w:ind w:left="1979" w:hanging="1559"/>
      </w:pPr>
    </w:lvl>
  </w:abstractNum>
  <w:abstractNum w:abstractNumId="10">
    <w:nsid w:val="4755419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4BDC02F4"/>
    <w:multiLevelType w:val="hybridMultilevel"/>
    <w:tmpl w:val="D8B07266"/>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51821E6C"/>
    <w:multiLevelType w:val="hybridMultilevel"/>
    <w:tmpl w:val="BEECF3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3477FE8"/>
    <w:multiLevelType w:val="hybridMultilevel"/>
    <w:tmpl w:val="54E8BFA0"/>
    <w:lvl w:ilvl="0" w:tplc="C75E1D3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55AF58F9"/>
    <w:multiLevelType w:val="hybridMultilevel"/>
    <w:tmpl w:val="1C2C19F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6316C1A"/>
    <w:multiLevelType w:val="hybridMultilevel"/>
    <w:tmpl w:val="DA1A9CA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580F0B48"/>
    <w:multiLevelType w:val="hybridMultilevel"/>
    <w:tmpl w:val="D44E5F9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61BA76F0"/>
    <w:multiLevelType w:val="hybridMultilevel"/>
    <w:tmpl w:val="4870693A"/>
    <w:lvl w:ilvl="0" w:tplc="04090011">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61D459E7"/>
    <w:multiLevelType w:val="hybridMultilevel"/>
    <w:tmpl w:val="8FC29A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6B0F7417"/>
    <w:multiLevelType w:val="hybridMultilevel"/>
    <w:tmpl w:val="F2484E8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CF07EB6"/>
    <w:multiLevelType w:val="hybridMultilevel"/>
    <w:tmpl w:val="BFE8BBA2"/>
    <w:lvl w:ilvl="0" w:tplc="6CB48F7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F474C9E"/>
    <w:multiLevelType w:val="hybridMultilevel"/>
    <w:tmpl w:val="C9E274F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F7E773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7C354AE9"/>
    <w:multiLevelType w:val="hybridMultilevel"/>
    <w:tmpl w:val="2DD80DD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5"/>
  </w:num>
  <w:num w:numId="3">
    <w:abstractNumId w:val="22"/>
  </w:num>
  <w:num w:numId="4">
    <w:abstractNumId w:val="0"/>
  </w:num>
  <w:num w:numId="5">
    <w:abstractNumId w:val="4"/>
  </w:num>
  <w:num w:numId="6">
    <w:abstractNumId w:val="8"/>
  </w:num>
  <w:num w:numId="7">
    <w:abstractNumId w:val="10"/>
  </w:num>
  <w:num w:numId="8">
    <w:abstractNumId w:val="23"/>
  </w:num>
  <w:num w:numId="9">
    <w:abstractNumId w:val="21"/>
  </w:num>
  <w:num w:numId="10">
    <w:abstractNumId w:val="20"/>
  </w:num>
  <w:num w:numId="11">
    <w:abstractNumId w:val="2"/>
  </w:num>
  <w:num w:numId="12">
    <w:abstractNumId w:val="13"/>
  </w:num>
  <w:num w:numId="13">
    <w:abstractNumId w:val="12"/>
  </w:num>
  <w:num w:numId="14">
    <w:abstractNumId w:val="7"/>
  </w:num>
  <w:num w:numId="15">
    <w:abstractNumId w:val="3"/>
  </w:num>
  <w:num w:numId="16">
    <w:abstractNumId w:val="11"/>
  </w:num>
  <w:num w:numId="17">
    <w:abstractNumId w:val="17"/>
  </w:num>
  <w:num w:numId="18">
    <w:abstractNumId w:val="18"/>
  </w:num>
  <w:num w:numId="19">
    <w:abstractNumId w:val="14"/>
  </w:num>
  <w:num w:numId="20">
    <w:abstractNumId w:val="9"/>
  </w:num>
  <w:num w:numId="21">
    <w:abstractNumId w:val="19"/>
  </w:num>
  <w:num w:numId="22">
    <w:abstractNumId w:val="1"/>
  </w:num>
  <w:num w:numId="23">
    <w:abstractNumId w:val="15"/>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A1A4B"/>
    <w:rsid w:val="000077E4"/>
    <w:rsid w:val="00016AF3"/>
    <w:rsid w:val="00022157"/>
    <w:rsid w:val="00025734"/>
    <w:rsid w:val="00035F5F"/>
    <w:rsid w:val="0003702B"/>
    <w:rsid w:val="00042751"/>
    <w:rsid w:val="00071A73"/>
    <w:rsid w:val="0007539D"/>
    <w:rsid w:val="00077063"/>
    <w:rsid w:val="0009404D"/>
    <w:rsid w:val="000A1156"/>
    <w:rsid w:val="000A6480"/>
    <w:rsid w:val="000A7EC6"/>
    <w:rsid w:val="000D675B"/>
    <w:rsid w:val="000D7285"/>
    <w:rsid w:val="000D799F"/>
    <w:rsid w:val="000E0EE5"/>
    <w:rsid w:val="000E286E"/>
    <w:rsid w:val="000E3939"/>
    <w:rsid w:val="000F114F"/>
    <w:rsid w:val="000F2314"/>
    <w:rsid w:val="000F4A3E"/>
    <w:rsid w:val="000F6482"/>
    <w:rsid w:val="00104E24"/>
    <w:rsid w:val="0013395B"/>
    <w:rsid w:val="001348EA"/>
    <w:rsid w:val="00135016"/>
    <w:rsid w:val="00135CB4"/>
    <w:rsid w:val="00140900"/>
    <w:rsid w:val="00142C15"/>
    <w:rsid w:val="001760D2"/>
    <w:rsid w:val="001803E9"/>
    <w:rsid w:val="001A4C2B"/>
    <w:rsid w:val="001E26E6"/>
    <w:rsid w:val="001E3FAD"/>
    <w:rsid w:val="001E43C5"/>
    <w:rsid w:val="001F3A8F"/>
    <w:rsid w:val="001F49F4"/>
    <w:rsid w:val="00203868"/>
    <w:rsid w:val="00205D6E"/>
    <w:rsid w:val="00234AFE"/>
    <w:rsid w:val="0025780B"/>
    <w:rsid w:val="00260BA8"/>
    <w:rsid w:val="002659A1"/>
    <w:rsid w:val="00273C1E"/>
    <w:rsid w:val="0027542C"/>
    <w:rsid w:val="00277AA5"/>
    <w:rsid w:val="00281E1C"/>
    <w:rsid w:val="00297CAF"/>
    <w:rsid w:val="002A1350"/>
    <w:rsid w:val="002A1A4B"/>
    <w:rsid w:val="002A2711"/>
    <w:rsid w:val="002B75B8"/>
    <w:rsid w:val="002C4989"/>
    <w:rsid w:val="002C5385"/>
    <w:rsid w:val="002C7CBD"/>
    <w:rsid w:val="002D4355"/>
    <w:rsid w:val="002F117E"/>
    <w:rsid w:val="003033D1"/>
    <w:rsid w:val="0030459E"/>
    <w:rsid w:val="00306EB1"/>
    <w:rsid w:val="003131FE"/>
    <w:rsid w:val="003147E4"/>
    <w:rsid w:val="00322F80"/>
    <w:rsid w:val="003242B6"/>
    <w:rsid w:val="00325B7F"/>
    <w:rsid w:val="00326192"/>
    <w:rsid w:val="00327930"/>
    <w:rsid w:val="0033226B"/>
    <w:rsid w:val="00336DA1"/>
    <w:rsid w:val="00343C91"/>
    <w:rsid w:val="0034591D"/>
    <w:rsid w:val="00347912"/>
    <w:rsid w:val="00352039"/>
    <w:rsid w:val="00355BFA"/>
    <w:rsid w:val="00364FBF"/>
    <w:rsid w:val="00370A81"/>
    <w:rsid w:val="00373BBD"/>
    <w:rsid w:val="00376791"/>
    <w:rsid w:val="003919B6"/>
    <w:rsid w:val="00394101"/>
    <w:rsid w:val="00395755"/>
    <w:rsid w:val="003A3A74"/>
    <w:rsid w:val="003B2F0A"/>
    <w:rsid w:val="003B3292"/>
    <w:rsid w:val="003D0AE7"/>
    <w:rsid w:val="003D425B"/>
    <w:rsid w:val="003D50AB"/>
    <w:rsid w:val="003D6752"/>
    <w:rsid w:val="003F34E4"/>
    <w:rsid w:val="003F424F"/>
    <w:rsid w:val="003F5A51"/>
    <w:rsid w:val="003F5C82"/>
    <w:rsid w:val="00402AF9"/>
    <w:rsid w:val="00405B9F"/>
    <w:rsid w:val="00406030"/>
    <w:rsid w:val="00406C0A"/>
    <w:rsid w:val="0041267E"/>
    <w:rsid w:val="00413DB6"/>
    <w:rsid w:val="00413E60"/>
    <w:rsid w:val="00414D57"/>
    <w:rsid w:val="00415485"/>
    <w:rsid w:val="004213C2"/>
    <w:rsid w:val="00422E25"/>
    <w:rsid w:val="00422FA0"/>
    <w:rsid w:val="00433480"/>
    <w:rsid w:val="00433687"/>
    <w:rsid w:val="00435FE6"/>
    <w:rsid w:val="00441BA8"/>
    <w:rsid w:val="0046309A"/>
    <w:rsid w:val="00465853"/>
    <w:rsid w:val="00475328"/>
    <w:rsid w:val="0047707F"/>
    <w:rsid w:val="00491CF8"/>
    <w:rsid w:val="004955E4"/>
    <w:rsid w:val="004A325B"/>
    <w:rsid w:val="004A5719"/>
    <w:rsid w:val="004B0F7A"/>
    <w:rsid w:val="004C11D6"/>
    <w:rsid w:val="004C265F"/>
    <w:rsid w:val="004E0AFF"/>
    <w:rsid w:val="004E378C"/>
    <w:rsid w:val="004E679F"/>
    <w:rsid w:val="004E6DF1"/>
    <w:rsid w:val="004E7EC0"/>
    <w:rsid w:val="004F7820"/>
    <w:rsid w:val="005016AD"/>
    <w:rsid w:val="00515A90"/>
    <w:rsid w:val="00545EE1"/>
    <w:rsid w:val="005468A0"/>
    <w:rsid w:val="005522A1"/>
    <w:rsid w:val="005523DE"/>
    <w:rsid w:val="0055337E"/>
    <w:rsid w:val="0055354D"/>
    <w:rsid w:val="00553880"/>
    <w:rsid w:val="00567759"/>
    <w:rsid w:val="00572C15"/>
    <w:rsid w:val="00574CA9"/>
    <w:rsid w:val="00580B3F"/>
    <w:rsid w:val="00584639"/>
    <w:rsid w:val="005859E2"/>
    <w:rsid w:val="005865A5"/>
    <w:rsid w:val="00587A56"/>
    <w:rsid w:val="00590710"/>
    <w:rsid w:val="00590A43"/>
    <w:rsid w:val="0059307C"/>
    <w:rsid w:val="00594175"/>
    <w:rsid w:val="00595F3D"/>
    <w:rsid w:val="005A32CB"/>
    <w:rsid w:val="005A34F0"/>
    <w:rsid w:val="005B2925"/>
    <w:rsid w:val="005B5F1E"/>
    <w:rsid w:val="005C6B09"/>
    <w:rsid w:val="005D7B95"/>
    <w:rsid w:val="005E0D0E"/>
    <w:rsid w:val="005E1F88"/>
    <w:rsid w:val="005E2FEB"/>
    <w:rsid w:val="005E70A2"/>
    <w:rsid w:val="005F3296"/>
    <w:rsid w:val="005F4778"/>
    <w:rsid w:val="006058D1"/>
    <w:rsid w:val="0061582D"/>
    <w:rsid w:val="00616B57"/>
    <w:rsid w:val="00624F3E"/>
    <w:rsid w:val="00625AD8"/>
    <w:rsid w:val="00633A35"/>
    <w:rsid w:val="00634684"/>
    <w:rsid w:val="00637C10"/>
    <w:rsid w:val="0064396B"/>
    <w:rsid w:val="006507B5"/>
    <w:rsid w:val="00651CD3"/>
    <w:rsid w:val="0065720A"/>
    <w:rsid w:val="00677D52"/>
    <w:rsid w:val="00682689"/>
    <w:rsid w:val="00684643"/>
    <w:rsid w:val="00686EE7"/>
    <w:rsid w:val="00687557"/>
    <w:rsid w:val="00687E8C"/>
    <w:rsid w:val="00697832"/>
    <w:rsid w:val="006A1780"/>
    <w:rsid w:val="006B2C1B"/>
    <w:rsid w:val="006B4BAF"/>
    <w:rsid w:val="006D04AA"/>
    <w:rsid w:val="006D65D6"/>
    <w:rsid w:val="00721639"/>
    <w:rsid w:val="00723F5C"/>
    <w:rsid w:val="00734127"/>
    <w:rsid w:val="00734343"/>
    <w:rsid w:val="00737612"/>
    <w:rsid w:val="0074294E"/>
    <w:rsid w:val="007503A9"/>
    <w:rsid w:val="00751E45"/>
    <w:rsid w:val="00751F51"/>
    <w:rsid w:val="00765189"/>
    <w:rsid w:val="00765F78"/>
    <w:rsid w:val="00791BBB"/>
    <w:rsid w:val="00792A4F"/>
    <w:rsid w:val="007935F7"/>
    <w:rsid w:val="00795116"/>
    <w:rsid w:val="007A04E6"/>
    <w:rsid w:val="007B4CF9"/>
    <w:rsid w:val="007B6E6A"/>
    <w:rsid w:val="007D173D"/>
    <w:rsid w:val="007D19EF"/>
    <w:rsid w:val="007D432C"/>
    <w:rsid w:val="007D5639"/>
    <w:rsid w:val="007E36F2"/>
    <w:rsid w:val="007E4EAE"/>
    <w:rsid w:val="007E65E9"/>
    <w:rsid w:val="007E6AC8"/>
    <w:rsid w:val="007F0479"/>
    <w:rsid w:val="007F7E38"/>
    <w:rsid w:val="00801497"/>
    <w:rsid w:val="00810F2B"/>
    <w:rsid w:val="00820D76"/>
    <w:rsid w:val="00821D22"/>
    <w:rsid w:val="00827EE1"/>
    <w:rsid w:val="00831906"/>
    <w:rsid w:val="00840EDD"/>
    <w:rsid w:val="00841696"/>
    <w:rsid w:val="0084319A"/>
    <w:rsid w:val="008546A4"/>
    <w:rsid w:val="0085620D"/>
    <w:rsid w:val="00856CC3"/>
    <w:rsid w:val="0086064E"/>
    <w:rsid w:val="00877A76"/>
    <w:rsid w:val="00882973"/>
    <w:rsid w:val="00896052"/>
    <w:rsid w:val="008A30C3"/>
    <w:rsid w:val="008B4D6F"/>
    <w:rsid w:val="008C40E5"/>
    <w:rsid w:val="008D0A85"/>
    <w:rsid w:val="008D238B"/>
    <w:rsid w:val="008D37E9"/>
    <w:rsid w:val="008E03A0"/>
    <w:rsid w:val="008E0BE4"/>
    <w:rsid w:val="008E29D4"/>
    <w:rsid w:val="008E46F8"/>
    <w:rsid w:val="008E5B60"/>
    <w:rsid w:val="008E7396"/>
    <w:rsid w:val="008F5FCA"/>
    <w:rsid w:val="008F64AB"/>
    <w:rsid w:val="0090319C"/>
    <w:rsid w:val="0090610D"/>
    <w:rsid w:val="00911274"/>
    <w:rsid w:val="00912D3F"/>
    <w:rsid w:val="009158E3"/>
    <w:rsid w:val="00941BEE"/>
    <w:rsid w:val="009432BD"/>
    <w:rsid w:val="00951341"/>
    <w:rsid w:val="00952A0D"/>
    <w:rsid w:val="009737A3"/>
    <w:rsid w:val="009762C1"/>
    <w:rsid w:val="00980B4E"/>
    <w:rsid w:val="009831CF"/>
    <w:rsid w:val="00986D51"/>
    <w:rsid w:val="0099041C"/>
    <w:rsid w:val="009927C2"/>
    <w:rsid w:val="009968D0"/>
    <w:rsid w:val="009A164B"/>
    <w:rsid w:val="009A5B88"/>
    <w:rsid w:val="009A70F5"/>
    <w:rsid w:val="009A71C0"/>
    <w:rsid w:val="009D6653"/>
    <w:rsid w:val="009D788E"/>
    <w:rsid w:val="009E3D49"/>
    <w:rsid w:val="009E4A90"/>
    <w:rsid w:val="009E52B9"/>
    <w:rsid w:val="009F738F"/>
    <w:rsid w:val="009F76AA"/>
    <w:rsid w:val="00A057B6"/>
    <w:rsid w:val="00A20664"/>
    <w:rsid w:val="00A21F2B"/>
    <w:rsid w:val="00A2687E"/>
    <w:rsid w:val="00A26A6D"/>
    <w:rsid w:val="00A27D1F"/>
    <w:rsid w:val="00A4680C"/>
    <w:rsid w:val="00A46F68"/>
    <w:rsid w:val="00A50AAB"/>
    <w:rsid w:val="00A6573B"/>
    <w:rsid w:val="00A65E8F"/>
    <w:rsid w:val="00A715C1"/>
    <w:rsid w:val="00A95533"/>
    <w:rsid w:val="00A95AD2"/>
    <w:rsid w:val="00AA0994"/>
    <w:rsid w:val="00AA339B"/>
    <w:rsid w:val="00AB361E"/>
    <w:rsid w:val="00AC07E8"/>
    <w:rsid w:val="00AC2F9D"/>
    <w:rsid w:val="00AC45DA"/>
    <w:rsid w:val="00AC4BDF"/>
    <w:rsid w:val="00AC6470"/>
    <w:rsid w:val="00AD3290"/>
    <w:rsid w:val="00AE27DF"/>
    <w:rsid w:val="00AE4976"/>
    <w:rsid w:val="00AE7E64"/>
    <w:rsid w:val="00B0677D"/>
    <w:rsid w:val="00B0735A"/>
    <w:rsid w:val="00B076FE"/>
    <w:rsid w:val="00B1178D"/>
    <w:rsid w:val="00B23F38"/>
    <w:rsid w:val="00B321A0"/>
    <w:rsid w:val="00B32406"/>
    <w:rsid w:val="00B34142"/>
    <w:rsid w:val="00B37018"/>
    <w:rsid w:val="00B613FB"/>
    <w:rsid w:val="00B6387A"/>
    <w:rsid w:val="00B65755"/>
    <w:rsid w:val="00B6754F"/>
    <w:rsid w:val="00B70750"/>
    <w:rsid w:val="00B74F69"/>
    <w:rsid w:val="00B80268"/>
    <w:rsid w:val="00B830A9"/>
    <w:rsid w:val="00B85184"/>
    <w:rsid w:val="00B925FF"/>
    <w:rsid w:val="00BA2439"/>
    <w:rsid w:val="00BA3591"/>
    <w:rsid w:val="00BB03DD"/>
    <w:rsid w:val="00BB7228"/>
    <w:rsid w:val="00BC7207"/>
    <w:rsid w:val="00BD762E"/>
    <w:rsid w:val="00BE3173"/>
    <w:rsid w:val="00BF0E21"/>
    <w:rsid w:val="00C03E8C"/>
    <w:rsid w:val="00C060E1"/>
    <w:rsid w:val="00C07089"/>
    <w:rsid w:val="00C145AF"/>
    <w:rsid w:val="00C2445D"/>
    <w:rsid w:val="00C25346"/>
    <w:rsid w:val="00C27B3F"/>
    <w:rsid w:val="00C35738"/>
    <w:rsid w:val="00C376B9"/>
    <w:rsid w:val="00C37B99"/>
    <w:rsid w:val="00C45BBB"/>
    <w:rsid w:val="00C500D8"/>
    <w:rsid w:val="00C521EF"/>
    <w:rsid w:val="00C57070"/>
    <w:rsid w:val="00C604F5"/>
    <w:rsid w:val="00C63B0B"/>
    <w:rsid w:val="00C66E50"/>
    <w:rsid w:val="00C7156E"/>
    <w:rsid w:val="00C723AE"/>
    <w:rsid w:val="00C72C19"/>
    <w:rsid w:val="00C9127B"/>
    <w:rsid w:val="00C912F5"/>
    <w:rsid w:val="00CA613E"/>
    <w:rsid w:val="00CA6A39"/>
    <w:rsid w:val="00CB1BED"/>
    <w:rsid w:val="00CB2729"/>
    <w:rsid w:val="00CB3673"/>
    <w:rsid w:val="00CC3E38"/>
    <w:rsid w:val="00CD09FC"/>
    <w:rsid w:val="00CD66FF"/>
    <w:rsid w:val="00CE7C96"/>
    <w:rsid w:val="00CF5113"/>
    <w:rsid w:val="00CF7291"/>
    <w:rsid w:val="00D05FE8"/>
    <w:rsid w:val="00D25329"/>
    <w:rsid w:val="00D3506C"/>
    <w:rsid w:val="00D5433E"/>
    <w:rsid w:val="00D56FDA"/>
    <w:rsid w:val="00D6163B"/>
    <w:rsid w:val="00D70C66"/>
    <w:rsid w:val="00D742C1"/>
    <w:rsid w:val="00D82DA6"/>
    <w:rsid w:val="00D86565"/>
    <w:rsid w:val="00D964C5"/>
    <w:rsid w:val="00DA2602"/>
    <w:rsid w:val="00DB0BC3"/>
    <w:rsid w:val="00DB7157"/>
    <w:rsid w:val="00DC05A5"/>
    <w:rsid w:val="00DC0949"/>
    <w:rsid w:val="00DC259D"/>
    <w:rsid w:val="00DD0196"/>
    <w:rsid w:val="00DE3BA1"/>
    <w:rsid w:val="00DE6F63"/>
    <w:rsid w:val="00E02FB9"/>
    <w:rsid w:val="00E14C0B"/>
    <w:rsid w:val="00E16D09"/>
    <w:rsid w:val="00E2699A"/>
    <w:rsid w:val="00E30696"/>
    <w:rsid w:val="00E30720"/>
    <w:rsid w:val="00E32700"/>
    <w:rsid w:val="00E33A9B"/>
    <w:rsid w:val="00E3422D"/>
    <w:rsid w:val="00E453E2"/>
    <w:rsid w:val="00E65F09"/>
    <w:rsid w:val="00E7170A"/>
    <w:rsid w:val="00E74181"/>
    <w:rsid w:val="00E74740"/>
    <w:rsid w:val="00E7774F"/>
    <w:rsid w:val="00E82E23"/>
    <w:rsid w:val="00E869D8"/>
    <w:rsid w:val="00EA7F3C"/>
    <w:rsid w:val="00EB4F28"/>
    <w:rsid w:val="00EB598F"/>
    <w:rsid w:val="00EC33D6"/>
    <w:rsid w:val="00EC4C5E"/>
    <w:rsid w:val="00EC644A"/>
    <w:rsid w:val="00ED1266"/>
    <w:rsid w:val="00ED3F33"/>
    <w:rsid w:val="00EE1E0C"/>
    <w:rsid w:val="00EE671C"/>
    <w:rsid w:val="00EF3EF7"/>
    <w:rsid w:val="00F02A5B"/>
    <w:rsid w:val="00F06073"/>
    <w:rsid w:val="00F2446E"/>
    <w:rsid w:val="00F27022"/>
    <w:rsid w:val="00F45B2D"/>
    <w:rsid w:val="00F4609F"/>
    <w:rsid w:val="00F61F08"/>
    <w:rsid w:val="00F648F7"/>
    <w:rsid w:val="00F738F5"/>
    <w:rsid w:val="00F77B27"/>
    <w:rsid w:val="00F940E8"/>
    <w:rsid w:val="00F96EFD"/>
    <w:rsid w:val="00FA19BF"/>
    <w:rsid w:val="00FA4BC7"/>
    <w:rsid w:val="00FA76C2"/>
    <w:rsid w:val="00FC08EE"/>
    <w:rsid w:val="00FC7A0A"/>
    <w:rsid w:val="00FC7D7C"/>
    <w:rsid w:val="00FD290A"/>
    <w:rsid w:val="00FD54EB"/>
    <w:rsid w:val="00FD6649"/>
    <w:rsid w:val="00FE50BE"/>
    <w:rsid w:val="00FE685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2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67759"/>
    <w:pPr>
      <w:widowControl w:val="0"/>
      <w:spacing w:line="360" w:lineRule="auto"/>
      <w:jc w:val="both"/>
    </w:pPr>
    <w:rPr>
      <w:rFonts w:ascii="Times New Roman" w:eastAsia="宋体" w:hAnsi="Times New Roman" w:cs="Times New Roman"/>
      <w:szCs w:val="24"/>
    </w:rPr>
  </w:style>
  <w:style w:type="paragraph" w:styleId="1">
    <w:name w:val="heading 1"/>
    <w:basedOn w:val="a"/>
    <w:next w:val="a"/>
    <w:link w:val="1Char"/>
    <w:uiPriority w:val="9"/>
    <w:qFormat/>
    <w:rsid w:val="00C5707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5707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5707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E52B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9E52B9"/>
    <w:rPr>
      <w:sz w:val="18"/>
      <w:szCs w:val="18"/>
    </w:rPr>
  </w:style>
  <w:style w:type="paragraph" w:styleId="a4">
    <w:name w:val="footer"/>
    <w:basedOn w:val="a"/>
    <w:link w:val="Char0"/>
    <w:uiPriority w:val="99"/>
    <w:unhideWhenUsed/>
    <w:rsid w:val="009E52B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9E52B9"/>
    <w:rPr>
      <w:sz w:val="18"/>
      <w:szCs w:val="18"/>
    </w:rPr>
  </w:style>
  <w:style w:type="paragraph" w:styleId="a5">
    <w:name w:val="Body Text"/>
    <w:basedOn w:val="a"/>
    <w:link w:val="Char1"/>
    <w:unhideWhenUsed/>
    <w:rsid w:val="009E52B9"/>
    <w:pPr>
      <w:widowControl/>
      <w:spacing w:beforeLines="30" w:after="60"/>
    </w:pPr>
    <w:rPr>
      <w:bCs/>
      <w:kern w:val="0"/>
      <w:lang w:eastAsia="en-US" w:bidi="he-IL"/>
    </w:rPr>
  </w:style>
  <w:style w:type="character" w:customStyle="1" w:styleId="Char1">
    <w:name w:val="正文文本 Char"/>
    <w:basedOn w:val="a0"/>
    <w:link w:val="a5"/>
    <w:rsid w:val="009E52B9"/>
    <w:rPr>
      <w:rFonts w:ascii="Times New Roman" w:eastAsia="宋体" w:hAnsi="Times New Roman" w:cs="Times New Roman"/>
      <w:bCs/>
      <w:kern w:val="0"/>
      <w:szCs w:val="24"/>
      <w:lang w:eastAsia="en-US" w:bidi="he-IL"/>
    </w:rPr>
  </w:style>
  <w:style w:type="paragraph" w:styleId="a6">
    <w:name w:val="Body Text First Indent"/>
    <w:basedOn w:val="a5"/>
    <w:link w:val="Char2"/>
    <w:semiHidden/>
    <w:unhideWhenUsed/>
    <w:rsid w:val="009E52B9"/>
    <w:pPr>
      <w:widowControl w:val="0"/>
      <w:spacing w:beforeLines="0" w:after="120"/>
      <w:ind w:firstLineChars="100" w:firstLine="420"/>
    </w:pPr>
    <w:rPr>
      <w:bCs w:val="0"/>
      <w:kern w:val="2"/>
      <w:lang w:eastAsia="zh-CN" w:bidi="ar-SA"/>
    </w:rPr>
  </w:style>
  <w:style w:type="character" w:customStyle="1" w:styleId="Char2">
    <w:name w:val="正文首行缩进 Char"/>
    <w:basedOn w:val="Char1"/>
    <w:link w:val="a6"/>
    <w:semiHidden/>
    <w:rsid w:val="009E52B9"/>
    <w:rPr>
      <w:rFonts w:ascii="Times New Roman" w:eastAsia="宋体" w:hAnsi="Times New Roman" w:cs="Times New Roman"/>
      <w:bCs w:val="0"/>
      <w:kern w:val="0"/>
      <w:szCs w:val="24"/>
      <w:lang w:eastAsia="en-US" w:bidi="he-IL"/>
    </w:rPr>
  </w:style>
  <w:style w:type="paragraph" w:customStyle="1" w:styleId="a7">
    <w:name w:val="文档编号"/>
    <w:basedOn w:val="a"/>
    <w:rsid w:val="009E52B9"/>
    <w:pPr>
      <w:widowControl/>
      <w:jc w:val="center"/>
    </w:pPr>
    <w:rPr>
      <w:bCs/>
      <w:noProof/>
      <w:kern w:val="0"/>
      <w:lang w:bidi="he-IL"/>
    </w:rPr>
  </w:style>
  <w:style w:type="paragraph" w:customStyle="1" w:styleId="a8">
    <w:name w:val="标准"/>
    <w:basedOn w:val="a"/>
    <w:rsid w:val="009E52B9"/>
    <w:pPr>
      <w:pBdr>
        <w:bottom w:val="single" w:sz="6" w:space="1" w:color="auto"/>
      </w:pBdr>
      <w:adjustRightInd w:val="0"/>
      <w:spacing w:before="60" w:after="60" w:line="300" w:lineRule="auto"/>
      <w:jc w:val="left"/>
    </w:pPr>
    <w:rPr>
      <w:rFonts w:ascii="Arial" w:hAnsi="Arial"/>
      <w:kern w:val="0"/>
      <w:szCs w:val="20"/>
    </w:rPr>
  </w:style>
  <w:style w:type="character" w:customStyle="1" w:styleId="1Char">
    <w:name w:val="标题 1 Char"/>
    <w:basedOn w:val="a0"/>
    <w:link w:val="1"/>
    <w:uiPriority w:val="9"/>
    <w:rsid w:val="00C57070"/>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C57070"/>
    <w:rPr>
      <w:rFonts w:asciiTheme="majorHAnsi" w:eastAsiaTheme="majorEastAsia" w:hAnsiTheme="majorHAnsi" w:cstheme="majorBidi"/>
      <w:b/>
      <w:bCs/>
      <w:sz w:val="32"/>
      <w:szCs w:val="32"/>
    </w:rPr>
  </w:style>
  <w:style w:type="paragraph" w:styleId="a9">
    <w:name w:val="List Paragraph"/>
    <w:basedOn w:val="a"/>
    <w:uiPriority w:val="34"/>
    <w:qFormat/>
    <w:rsid w:val="00C57070"/>
    <w:pPr>
      <w:ind w:firstLineChars="200" w:firstLine="420"/>
    </w:pPr>
  </w:style>
  <w:style w:type="character" w:customStyle="1" w:styleId="3Char">
    <w:name w:val="标题 3 Char"/>
    <w:basedOn w:val="a0"/>
    <w:link w:val="3"/>
    <w:uiPriority w:val="9"/>
    <w:rsid w:val="00C57070"/>
    <w:rPr>
      <w:rFonts w:ascii="Times New Roman" w:eastAsia="宋体" w:hAnsi="Times New Roman" w:cs="Times New Roman"/>
      <w:b/>
      <w:bCs/>
      <w:sz w:val="32"/>
      <w:szCs w:val="32"/>
    </w:rPr>
  </w:style>
  <w:style w:type="paragraph" w:styleId="aa">
    <w:name w:val="Normal Indent"/>
    <w:basedOn w:val="a"/>
    <w:rsid w:val="00821D22"/>
    <w:pPr>
      <w:ind w:firstLine="420"/>
    </w:pPr>
    <w:rPr>
      <w:szCs w:val="20"/>
    </w:rPr>
  </w:style>
  <w:style w:type="paragraph" w:styleId="ab">
    <w:name w:val="Balloon Text"/>
    <w:basedOn w:val="a"/>
    <w:link w:val="Char3"/>
    <w:uiPriority w:val="99"/>
    <w:semiHidden/>
    <w:unhideWhenUsed/>
    <w:rsid w:val="00E14C0B"/>
    <w:rPr>
      <w:sz w:val="18"/>
      <w:szCs w:val="18"/>
    </w:rPr>
  </w:style>
  <w:style w:type="character" w:customStyle="1" w:styleId="Char3">
    <w:name w:val="批注框文本 Char"/>
    <w:basedOn w:val="a0"/>
    <w:link w:val="ab"/>
    <w:uiPriority w:val="99"/>
    <w:semiHidden/>
    <w:rsid w:val="00E14C0B"/>
    <w:rPr>
      <w:rFonts w:ascii="Times New Roman" w:eastAsia="宋体" w:hAnsi="Times New Roman" w:cs="Times New Roman"/>
      <w:sz w:val="18"/>
      <w:szCs w:val="18"/>
    </w:rPr>
  </w:style>
  <w:style w:type="paragraph" w:styleId="TOC">
    <w:name w:val="TOC Heading"/>
    <w:basedOn w:val="1"/>
    <w:next w:val="a"/>
    <w:uiPriority w:val="39"/>
    <w:semiHidden/>
    <w:unhideWhenUsed/>
    <w:qFormat/>
    <w:rsid w:val="008E7396"/>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8E7396"/>
  </w:style>
  <w:style w:type="paragraph" w:styleId="20">
    <w:name w:val="toc 2"/>
    <w:basedOn w:val="a"/>
    <w:next w:val="a"/>
    <w:autoRedefine/>
    <w:uiPriority w:val="39"/>
    <w:unhideWhenUsed/>
    <w:rsid w:val="008E7396"/>
    <w:pPr>
      <w:ind w:leftChars="200" w:left="420"/>
    </w:pPr>
  </w:style>
  <w:style w:type="paragraph" w:styleId="30">
    <w:name w:val="toc 3"/>
    <w:basedOn w:val="a"/>
    <w:next w:val="a"/>
    <w:autoRedefine/>
    <w:uiPriority w:val="39"/>
    <w:unhideWhenUsed/>
    <w:rsid w:val="008E7396"/>
    <w:pPr>
      <w:ind w:leftChars="400" w:left="840"/>
    </w:pPr>
  </w:style>
  <w:style w:type="character" w:styleId="ac">
    <w:name w:val="Hyperlink"/>
    <w:basedOn w:val="a0"/>
    <w:uiPriority w:val="99"/>
    <w:unhideWhenUsed/>
    <w:rsid w:val="008E7396"/>
    <w:rPr>
      <w:color w:val="0000FF" w:themeColor="hyperlink"/>
      <w:u w:val="single"/>
    </w:rPr>
  </w:style>
  <w:style w:type="paragraph" w:styleId="ad">
    <w:name w:val="Document Map"/>
    <w:basedOn w:val="a"/>
    <w:link w:val="Char4"/>
    <w:uiPriority w:val="99"/>
    <w:semiHidden/>
    <w:unhideWhenUsed/>
    <w:rsid w:val="00751E45"/>
    <w:rPr>
      <w:rFonts w:ascii="宋体"/>
      <w:sz w:val="18"/>
      <w:szCs w:val="18"/>
    </w:rPr>
  </w:style>
  <w:style w:type="character" w:customStyle="1" w:styleId="Char4">
    <w:name w:val="文档结构图 Char"/>
    <w:basedOn w:val="a0"/>
    <w:link w:val="ad"/>
    <w:uiPriority w:val="99"/>
    <w:semiHidden/>
    <w:rsid w:val="00751E45"/>
    <w:rPr>
      <w:rFonts w:ascii="宋体" w:eastAsia="宋体" w:hAnsi="Times New Roman" w:cs="Times New Roman"/>
      <w:sz w:val="18"/>
      <w:szCs w:val="18"/>
    </w:rPr>
  </w:style>
  <w:style w:type="table" w:customStyle="1" w:styleId="11">
    <w:name w:val="浅色底纹1"/>
    <w:basedOn w:val="a1"/>
    <w:uiPriority w:val="60"/>
    <w:rsid w:val="00791BB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5139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hyperlink" Target="http://e.weibo.com/"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eibo.com/"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jpe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360buy.com/produc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514DE1-63FE-40F4-AAEB-3216FF47A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31</Pages>
  <Words>1466</Words>
  <Characters>8358</Characters>
  <Application>Microsoft Office Word</Application>
  <DocSecurity>0</DocSecurity>
  <Lines>69</Lines>
  <Paragraphs>19</Paragraphs>
  <ScaleCrop>false</ScaleCrop>
  <Company/>
  <LinksUpToDate>false</LinksUpToDate>
  <CharactersWithSpaces>9805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SwordH</dc:creator>
  <cp:keywords/>
  <dc:description/>
  <cp:lastModifiedBy>Jackie</cp:lastModifiedBy>
  <cp:revision>644</cp:revision>
  <dcterms:created xsi:type="dcterms:W3CDTF">2012-02-08T07:15:00Z</dcterms:created>
  <dcterms:modified xsi:type="dcterms:W3CDTF">2012-12-06T13:01:00Z</dcterms:modified>
</cp:coreProperties>
</file>